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B7D0" w14:textId="77777777" w:rsidR="00430963" w:rsidRDefault="00430963">
      <w:pPr>
        <w:rPr>
          <w:noProof/>
        </w:rPr>
      </w:pPr>
    </w:p>
    <w:p w14:paraId="2E1F8739" w14:textId="77777777" w:rsidR="00430963" w:rsidRDefault="00430963">
      <w:pPr>
        <w:rPr>
          <w:noProof/>
        </w:rPr>
      </w:pPr>
    </w:p>
    <w:p w14:paraId="0A935579" w14:textId="77777777" w:rsidR="00430963" w:rsidRDefault="00430963">
      <w:pPr>
        <w:rPr>
          <w:noProof/>
        </w:rPr>
      </w:pPr>
    </w:p>
    <w:p w14:paraId="5142CC89" w14:textId="77777777" w:rsidR="00430963" w:rsidRDefault="00430963">
      <w:pPr>
        <w:rPr>
          <w:noProof/>
        </w:rPr>
      </w:pPr>
    </w:p>
    <w:p w14:paraId="0AAD8BD9" w14:textId="77777777" w:rsidR="00430963" w:rsidRDefault="00430963">
      <w:pPr>
        <w:rPr>
          <w:noProof/>
        </w:rPr>
      </w:pPr>
    </w:p>
    <w:p w14:paraId="3EDAC2C6" w14:textId="77777777" w:rsidR="00430963" w:rsidRDefault="00430963">
      <w:pPr>
        <w:rPr>
          <w:noProof/>
        </w:rPr>
      </w:pPr>
    </w:p>
    <w:p w14:paraId="696EEF95" w14:textId="77777777" w:rsidR="00430963" w:rsidRDefault="00430963">
      <w:pPr>
        <w:rPr>
          <w:noProof/>
        </w:rPr>
      </w:pPr>
    </w:p>
    <w:p w14:paraId="5FEA162C" w14:textId="77777777" w:rsidR="00430963" w:rsidRDefault="00430963">
      <w:pPr>
        <w:rPr>
          <w:noProof/>
        </w:rPr>
      </w:pPr>
    </w:p>
    <w:p w14:paraId="3261772B" w14:textId="77777777" w:rsidR="00430963" w:rsidRDefault="00430963" w:rsidP="00670745">
      <w:pPr>
        <w:spacing w:after="300"/>
        <w:contextualSpacing/>
        <w:jc w:val="center"/>
        <w:rPr>
          <w:rFonts w:ascii="Cambria" w:hAnsi="Cambria"/>
          <w:b/>
          <w:color w:val="17365D"/>
          <w:spacing w:val="5"/>
          <w:kern w:val="28"/>
          <w:sz w:val="74"/>
          <w:szCs w:val="74"/>
        </w:rPr>
      </w:pPr>
    </w:p>
    <w:p w14:paraId="602576A6" w14:textId="3939F9C1" w:rsidR="00430963" w:rsidRDefault="00430963" w:rsidP="00670745">
      <w:pPr>
        <w:spacing w:after="300"/>
        <w:contextualSpacing/>
        <w:jc w:val="center"/>
        <w:rPr>
          <w:rFonts w:ascii="Cambria" w:hAnsi="Cambria"/>
          <w:b/>
          <w:color w:val="17365D"/>
          <w:spacing w:val="5"/>
          <w:kern w:val="28"/>
          <w:sz w:val="74"/>
          <w:szCs w:val="74"/>
        </w:rPr>
      </w:pPr>
      <w:r>
        <w:rPr>
          <w:rFonts w:ascii="Cambria" w:hAnsi="Cambria"/>
          <w:b/>
          <w:color w:val="17365D"/>
          <w:spacing w:val="5"/>
          <w:kern w:val="28"/>
          <w:sz w:val="74"/>
          <w:szCs w:val="74"/>
        </w:rPr>
        <w:t xml:space="preserve">Function </w:t>
      </w:r>
      <w:r w:rsidR="00DA4302">
        <w:rPr>
          <w:rFonts w:ascii="Cambria" w:hAnsi="Cambria"/>
          <w:b/>
          <w:color w:val="17365D"/>
          <w:spacing w:val="5"/>
          <w:kern w:val="28"/>
          <w:sz w:val="74"/>
          <w:szCs w:val="74"/>
        </w:rPr>
        <w:t>2 CDV</w:t>
      </w:r>
    </w:p>
    <w:p w14:paraId="1845A9D4" w14:textId="2C9566FA" w:rsidR="00430963" w:rsidRDefault="00DB269D" w:rsidP="002804E4">
      <w:pPr>
        <w:spacing w:after="300"/>
        <w:contextualSpacing/>
        <w:jc w:val="center"/>
        <w:rPr>
          <w:rFonts w:ascii="Cambria" w:hAnsi="Cambria"/>
          <w:b/>
          <w:color w:val="17365D"/>
          <w:spacing w:val="5"/>
          <w:kern w:val="28"/>
          <w:sz w:val="74"/>
          <w:szCs w:val="74"/>
        </w:rPr>
      </w:pPr>
      <w:r>
        <w:rPr>
          <w:rFonts w:ascii="Cambria" w:hAnsi="Cambria"/>
          <w:b/>
          <w:color w:val="17365D"/>
          <w:spacing w:val="5"/>
          <w:kern w:val="28"/>
          <w:sz w:val="74"/>
          <w:szCs w:val="74"/>
        </w:rPr>
        <w:t>City Delivery Variance</w:t>
      </w:r>
    </w:p>
    <w:p w14:paraId="427CB9AB" w14:textId="380496DB" w:rsidR="00DB269D" w:rsidRPr="002804E4" w:rsidRDefault="00DB269D" w:rsidP="002804E4">
      <w:pPr>
        <w:spacing w:after="300"/>
        <w:contextualSpacing/>
        <w:jc w:val="center"/>
        <w:rPr>
          <w:rFonts w:ascii="Cambria" w:hAnsi="Cambria"/>
          <w:b/>
          <w:color w:val="17365D"/>
          <w:spacing w:val="5"/>
          <w:kern w:val="28"/>
          <w:sz w:val="52"/>
          <w:szCs w:val="52"/>
        </w:rPr>
      </w:pPr>
      <w:r>
        <w:rPr>
          <w:rFonts w:ascii="Cambria" w:hAnsi="Cambria"/>
          <w:b/>
          <w:color w:val="17365D"/>
          <w:spacing w:val="5"/>
          <w:kern w:val="28"/>
          <w:sz w:val="74"/>
          <w:szCs w:val="74"/>
        </w:rPr>
        <w:t>Earne</w:t>
      </w:r>
      <w:r w:rsidR="007318A9">
        <w:rPr>
          <w:rFonts w:ascii="Cambria" w:hAnsi="Cambria"/>
          <w:b/>
          <w:color w:val="17365D"/>
          <w:spacing w:val="5"/>
          <w:kern w:val="28"/>
          <w:sz w:val="74"/>
          <w:szCs w:val="74"/>
        </w:rPr>
        <w:t>d</w:t>
      </w:r>
      <w:r>
        <w:rPr>
          <w:rFonts w:ascii="Cambria" w:hAnsi="Cambria"/>
          <w:b/>
          <w:color w:val="17365D"/>
          <w:spacing w:val="5"/>
          <w:kern w:val="28"/>
          <w:sz w:val="74"/>
          <w:szCs w:val="74"/>
        </w:rPr>
        <w:t xml:space="preserve"> Methodology</w:t>
      </w:r>
    </w:p>
    <w:p w14:paraId="4390F698" w14:textId="67D6AFB5" w:rsidR="00430963" w:rsidRPr="002804E4" w:rsidRDefault="00430963" w:rsidP="002804E4">
      <w:pPr>
        <w:spacing w:after="120"/>
      </w:pPr>
    </w:p>
    <w:p w14:paraId="2B50F11F" w14:textId="43F890E3" w:rsidR="00430963" w:rsidRPr="002804E4" w:rsidRDefault="007318A9" w:rsidP="002804E4">
      <w:pPr>
        <w:spacing w:after="120"/>
      </w:pPr>
      <w:r w:rsidRPr="007318A9">
        <w:rPr>
          <w:noProof/>
        </w:rPr>
        <w:drawing>
          <wp:inline distT="0" distB="0" distL="0" distR="0" wp14:anchorId="31DB25FD" wp14:editId="35758044">
            <wp:extent cx="5943599" cy="2482850"/>
            <wp:effectExtent l="0" t="0" r="635" b="6350"/>
            <wp:docPr id="48709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5150" name=""/>
                    <pic:cNvPicPr/>
                  </pic:nvPicPr>
                  <pic:blipFill>
                    <a:blip r:embed="rId11"/>
                    <a:stretch>
                      <a:fillRect/>
                    </a:stretch>
                  </pic:blipFill>
                  <pic:spPr>
                    <a:xfrm>
                      <a:off x="0" y="0"/>
                      <a:ext cx="5943599" cy="2482850"/>
                    </a:xfrm>
                    <a:prstGeom prst="rect">
                      <a:avLst/>
                    </a:prstGeom>
                  </pic:spPr>
                </pic:pic>
              </a:graphicData>
            </a:graphic>
          </wp:inline>
        </w:drawing>
      </w:r>
    </w:p>
    <w:p w14:paraId="5B3F0C2D" w14:textId="77777777" w:rsidR="00430963" w:rsidRPr="002804E4" w:rsidRDefault="00430963" w:rsidP="002804E4">
      <w:pPr>
        <w:spacing w:after="300"/>
        <w:contextualSpacing/>
        <w:jc w:val="center"/>
        <w:rPr>
          <w:rFonts w:ascii="Cambria" w:hAnsi="Cambria"/>
          <w:b/>
          <w:color w:val="17365D"/>
          <w:spacing w:val="5"/>
          <w:kern w:val="28"/>
          <w:sz w:val="74"/>
          <w:szCs w:val="74"/>
        </w:rPr>
      </w:pPr>
    </w:p>
    <w:p w14:paraId="1CC2F2FE" w14:textId="77777777" w:rsidR="00430963" w:rsidRPr="002804E4" w:rsidRDefault="00430963" w:rsidP="002804E4">
      <w:pPr>
        <w:spacing w:after="300"/>
        <w:contextualSpacing/>
        <w:jc w:val="center"/>
        <w:rPr>
          <w:rFonts w:ascii="Cambria" w:hAnsi="Cambria"/>
          <w:b/>
          <w:color w:val="17365D"/>
          <w:spacing w:val="5"/>
          <w:kern w:val="28"/>
          <w:sz w:val="74"/>
          <w:szCs w:val="74"/>
        </w:rPr>
      </w:pPr>
      <w:r w:rsidRPr="002804E4">
        <w:rPr>
          <w:rFonts w:ascii="Cambria" w:hAnsi="Cambria"/>
          <w:b/>
          <w:color w:val="17365D"/>
          <w:spacing w:val="5"/>
          <w:kern w:val="28"/>
          <w:sz w:val="74"/>
          <w:szCs w:val="74"/>
        </w:rPr>
        <w:t xml:space="preserve">  </w:t>
      </w:r>
    </w:p>
    <w:p w14:paraId="7DF0A92D" w14:textId="77777777" w:rsidR="00430963" w:rsidRPr="002804E4" w:rsidRDefault="00430963" w:rsidP="002804E4">
      <w:pPr>
        <w:spacing w:after="120"/>
        <w:jc w:val="center"/>
        <w:rPr>
          <w:rFonts w:ascii="Cambria" w:hAnsi="Cambria"/>
          <w:b/>
          <w:smallCaps/>
          <w:color w:val="000047"/>
          <w:sz w:val="44"/>
          <w:szCs w:val="28"/>
        </w:rPr>
      </w:pPr>
    </w:p>
    <w:p w14:paraId="14971850" w14:textId="77777777" w:rsidR="00430963" w:rsidRPr="002804E4" w:rsidRDefault="00430963" w:rsidP="002804E4">
      <w:pPr>
        <w:spacing w:after="120"/>
        <w:jc w:val="center"/>
        <w:rPr>
          <w:rFonts w:ascii="Cambria" w:hAnsi="Cambria"/>
          <w:b/>
          <w:smallCaps/>
          <w:color w:val="000047"/>
          <w:sz w:val="44"/>
          <w:szCs w:val="28"/>
        </w:rPr>
      </w:pPr>
    </w:p>
    <w:p w14:paraId="7CEF0DF0" w14:textId="6A1BCA0A" w:rsidR="00430963" w:rsidRPr="00670745" w:rsidRDefault="000E2E07" w:rsidP="002804E4">
      <w:pPr>
        <w:spacing w:after="120"/>
        <w:jc w:val="center"/>
        <w:rPr>
          <w:rFonts w:ascii="Cambria" w:hAnsi="Cambria"/>
          <w:b/>
          <w:color w:val="000047"/>
          <w:sz w:val="52"/>
          <w:szCs w:val="52"/>
        </w:rPr>
      </w:pPr>
      <w:r>
        <w:rPr>
          <w:rFonts w:ascii="Cambria" w:hAnsi="Cambria"/>
          <w:b/>
          <w:color w:val="000047"/>
          <w:sz w:val="52"/>
          <w:szCs w:val="52"/>
        </w:rPr>
        <w:lastRenderedPageBreak/>
        <w:t>Workhour Efficiency</w:t>
      </w:r>
    </w:p>
    <w:p w14:paraId="5ABD1F6C" w14:textId="1D082767" w:rsidR="00430963" w:rsidRDefault="000E2E07" w:rsidP="001C213C">
      <w:pPr>
        <w:spacing w:after="120"/>
        <w:jc w:val="center"/>
        <w:rPr>
          <w:noProof/>
        </w:rPr>
      </w:pPr>
      <w:r>
        <w:rPr>
          <w:rFonts w:ascii="Cambria" w:hAnsi="Cambria"/>
          <w:b/>
          <w:color w:val="000047"/>
          <w:sz w:val="52"/>
          <w:szCs w:val="52"/>
        </w:rPr>
        <w:t xml:space="preserve">August </w:t>
      </w:r>
      <w:r w:rsidR="00430963" w:rsidRPr="00670745">
        <w:rPr>
          <w:rFonts w:ascii="Cambria" w:hAnsi="Cambria"/>
          <w:b/>
          <w:color w:val="000047"/>
          <w:sz w:val="52"/>
          <w:szCs w:val="52"/>
        </w:rPr>
        <w:t>20</w:t>
      </w:r>
      <w:r w:rsidR="004556B8">
        <w:rPr>
          <w:rFonts w:ascii="Cambria" w:hAnsi="Cambria"/>
          <w:b/>
          <w:color w:val="000047"/>
          <w:sz w:val="52"/>
          <w:szCs w:val="52"/>
        </w:rPr>
        <w:t>2</w:t>
      </w:r>
      <w:r w:rsidR="0097643E">
        <w:rPr>
          <w:rFonts w:ascii="Cambria" w:hAnsi="Cambria"/>
          <w:b/>
          <w:color w:val="000047"/>
          <w:sz w:val="52"/>
          <w:szCs w:val="52"/>
        </w:rPr>
        <w:t>4</w:t>
      </w:r>
    </w:p>
    <w:p w14:paraId="246B5EE2" w14:textId="77777777" w:rsidR="00430963" w:rsidRPr="00743003" w:rsidRDefault="00430963" w:rsidP="00D71150">
      <w:pPr>
        <w:pStyle w:val="TOCHeading"/>
        <w:rPr>
          <w:rFonts w:ascii="Arial" w:hAnsi="Arial" w:cs="Arial"/>
        </w:rPr>
      </w:pPr>
      <w:r w:rsidRPr="00743003">
        <w:rPr>
          <w:rFonts w:ascii="Arial" w:hAnsi="Arial" w:cs="Arial"/>
        </w:rPr>
        <w:t>Table of Contents</w:t>
      </w:r>
    </w:p>
    <w:p w14:paraId="4623C61D" w14:textId="77777777" w:rsidR="009500F5" w:rsidRDefault="009500F5" w:rsidP="00733431">
      <w:pPr>
        <w:pStyle w:val="TOC1"/>
        <w:rPr>
          <w:noProof/>
        </w:rPr>
      </w:pPr>
    </w:p>
    <w:p w14:paraId="65742159" w14:textId="77535FEC" w:rsidR="0002040E" w:rsidRPr="00743003" w:rsidRDefault="00430963" w:rsidP="00733431">
      <w:pPr>
        <w:pStyle w:val="TOC1"/>
        <w:rPr>
          <w:rFonts w:eastAsia="Times New Roman"/>
          <w:noProof/>
        </w:rPr>
      </w:pPr>
      <w:r w:rsidRPr="00B9719A">
        <w:fldChar w:fldCharType="begin"/>
      </w:r>
      <w:r w:rsidRPr="00B9719A">
        <w:instrText xml:space="preserve"> TOC \o "1-3" \h \z \u </w:instrText>
      </w:r>
      <w:r w:rsidRPr="00B9719A">
        <w:fldChar w:fldCharType="separate"/>
      </w:r>
      <w:hyperlink w:anchor="_Toc379282199" w:history="1">
        <w:r w:rsidR="00B9719A" w:rsidRPr="00B9719A">
          <w:rPr>
            <w:rStyle w:val="Hyperlink"/>
            <w:rFonts w:cs="Arial"/>
            <w:noProof/>
          </w:rPr>
          <w:t>1</w:t>
        </w:r>
        <w:r w:rsidR="00B9719A" w:rsidRPr="00743003">
          <w:rPr>
            <w:rFonts w:eastAsia="Times New Roman"/>
            <w:noProof/>
          </w:rPr>
          <w:tab/>
        </w:r>
        <w:r w:rsidR="00B9719A" w:rsidRPr="00B9719A">
          <w:rPr>
            <w:rStyle w:val="Hyperlink"/>
            <w:rFonts w:cs="Arial"/>
            <w:noProof/>
          </w:rPr>
          <w:t>Introduction</w:t>
        </w:r>
        <w:r w:rsidR="00B9719A" w:rsidRPr="00B9719A">
          <w:rPr>
            <w:noProof/>
            <w:webHidden/>
          </w:rPr>
          <w:tab/>
        </w:r>
      </w:hyperlink>
      <w:r w:rsidR="001C213C">
        <w:rPr>
          <w:noProof/>
        </w:rPr>
        <w:t>3</w:t>
      </w:r>
    </w:p>
    <w:p w14:paraId="333032DE" w14:textId="447A535A" w:rsidR="0002040E" w:rsidRPr="00743003" w:rsidRDefault="00B9719A" w:rsidP="007607C6">
      <w:pPr>
        <w:pStyle w:val="TOC2"/>
        <w:rPr>
          <w:rFonts w:eastAsia="Times New Roman"/>
        </w:rPr>
      </w:pPr>
      <w:hyperlink w:anchor="_Toc379282200" w:history="1">
        <w:r w:rsidRPr="00B9719A">
          <w:rPr>
            <w:rStyle w:val="Hyperlink"/>
          </w:rPr>
          <w:t>1.1</w:t>
        </w:r>
        <w:r w:rsidRPr="00743003">
          <w:rPr>
            <w:rFonts w:eastAsia="Times New Roman"/>
          </w:rPr>
          <w:tab/>
        </w:r>
        <w:r w:rsidRPr="00B9719A">
          <w:rPr>
            <w:rStyle w:val="Hyperlink"/>
          </w:rPr>
          <w:t>Purpose</w:t>
        </w:r>
        <w:r w:rsidRPr="00B9719A">
          <w:rPr>
            <w:webHidden/>
          </w:rPr>
          <w:tab/>
        </w:r>
      </w:hyperlink>
      <w:r w:rsidR="001C213C">
        <w:t>3</w:t>
      </w:r>
    </w:p>
    <w:p w14:paraId="5B1C38D3" w14:textId="5F1BC7AB" w:rsidR="0002040E" w:rsidRPr="00743003" w:rsidRDefault="00B9719A" w:rsidP="007607C6">
      <w:pPr>
        <w:pStyle w:val="TOC2"/>
        <w:rPr>
          <w:rFonts w:eastAsia="Times New Roman"/>
        </w:rPr>
      </w:pPr>
      <w:hyperlink w:anchor="_Toc379282201" w:history="1">
        <w:r w:rsidRPr="00B9719A">
          <w:rPr>
            <w:rStyle w:val="Hyperlink"/>
          </w:rPr>
          <w:t>1.2</w:t>
        </w:r>
        <w:r w:rsidRPr="00743003">
          <w:rPr>
            <w:rFonts w:eastAsia="Times New Roman"/>
          </w:rPr>
          <w:tab/>
        </w:r>
        <w:r w:rsidRPr="00B9719A">
          <w:rPr>
            <w:rStyle w:val="Hyperlink"/>
          </w:rPr>
          <w:t>Stakeholders</w:t>
        </w:r>
        <w:r w:rsidRPr="00B9719A">
          <w:rPr>
            <w:webHidden/>
          </w:rPr>
          <w:tab/>
        </w:r>
      </w:hyperlink>
      <w:r w:rsidR="001C213C">
        <w:t>3</w:t>
      </w:r>
    </w:p>
    <w:p w14:paraId="64BCF01C" w14:textId="595AF8B3" w:rsidR="0002040E" w:rsidRPr="00743003" w:rsidRDefault="00B9719A" w:rsidP="007607C6">
      <w:pPr>
        <w:pStyle w:val="TOC2"/>
        <w:rPr>
          <w:rFonts w:eastAsia="Times New Roman"/>
        </w:rPr>
      </w:pPr>
      <w:hyperlink w:anchor="_Toc379282202" w:history="1">
        <w:r w:rsidRPr="00B9719A">
          <w:rPr>
            <w:rStyle w:val="Hyperlink"/>
          </w:rPr>
          <w:t>1.3</w:t>
        </w:r>
        <w:r w:rsidRPr="00743003">
          <w:rPr>
            <w:rFonts w:eastAsia="Times New Roman"/>
          </w:rPr>
          <w:tab/>
        </w:r>
        <w:r w:rsidR="00951C3B">
          <w:rPr>
            <w:rFonts w:eastAsia="Times New Roman"/>
          </w:rPr>
          <w:t>Complement Analysis</w:t>
        </w:r>
        <w:r w:rsidRPr="00B9719A">
          <w:rPr>
            <w:webHidden/>
          </w:rPr>
          <w:tab/>
        </w:r>
      </w:hyperlink>
      <w:r w:rsidR="009642F7">
        <w:t>4</w:t>
      </w:r>
    </w:p>
    <w:p w14:paraId="3F544CDF" w14:textId="3958DFA5" w:rsidR="0002040E" w:rsidRPr="00743003" w:rsidRDefault="00B9719A" w:rsidP="007607C6">
      <w:pPr>
        <w:pStyle w:val="TOC2"/>
        <w:rPr>
          <w:rFonts w:eastAsia="Times New Roman"/>
        </w:rPr>
      </w:pPr>
      <w:hyperlink w:anchor="_Toc379282203" w:history="1">
        <w:r w:rsidRPr="00B9719A">
          <w:rPr>
            <w:rStyle w:val="Hyperlink"/>
          </w:rPr>
          <w:t>1.4</w:t>
        </w:r>
        <w:r w:rsidRPr="00743003">
          <w:rPr>
            <w:rFonts w:eastAsia="Times New Roman"/>
          </w:rPr>
          <w:tab/>
        </w:r>
        <w:r w:rsidR="00780ED1">
          <w:rPr>
            <w:rFonts w:eastAsia="Times New Roman"/>
          </w:rPr>
          <w:t>Workhour Effiency Support</w:t>
        </w:r>
        <w:r w:rsidRPr="00B9719A">
          <w:rPr>
            <w:webHidden/>
          </w:rPr>
          <w:tab/>
        </w:r>
      </w:hyperlink>
      <w:r w:rsidR="009642F7">
        <w:t>4</w:t>
      </w:r>
    </w:p>
    <w:p w14:paraId="2015D3AA" w14:textId="0D66E6DA" w:rsidR="0002040E" w:rsidRPr="00743003" w:rsidRDefault="00B9719A" w:rsidP="00733431">
      <w:pPr>
        <w:pStyle w:val="TOC1"/>
        <w:rPr>
          <w:rFonts w:eastAsia="Times New Roman" w:cs="Arial"/>
          <w:noProof/>
        </w:rPr>
      </w:pPr>
      <w:hyperlink w:anchor="_Toc379282204" w:history="1">
        <w:r w:rsidRPr="00B9719A">
          <w:rPr>
            <w:rStyle w:val="Hyperlink"/>
            <w:rFonts w:cs="Arial"/>
            <w:noProof/>
          </w:rPr>
          <w:t>2</w:t>
        </w:r>
        <w:r w:rsidRPr="00743003">
          <w:rPr>
            <w:rFonts w:eastAsia="Times New Roman" w:cs="Arial"/>
            <w:noProof/>
          </w:rPr>
          <w:tab/>
        </w:r>
        <w:r w:rsidR="00394441">
          <w:rPr>
            <w:rFonts w:eastAsia="Times New Roman" w:cs="Arial"/>
            <w:noProof/>
          </w:rPr>
          <w:t xml:space="preserve">CDV </w:t>
        </w:r>
        <w:r w:rsidR="00743510">
          <w:rPr>
            <w:rFonts w:eastAsia="Times New Roman" w:cs="Arial"/>
            <w:noProof/>
          </w:rPr>
          <w:t>Earned Workhour Analysis</w:t>
        </w:r>
        <w:r w:rsidRPr="00B9719A">
          <w:rPr>
            <w:rFonts w:cs="Arial"/>
            <w:noProof/>
            <w:webHidden/>
          </w:rPr>
          <w:tab/>
        </w:r>
      </w:hyperlink>
      <w:r w:rsidR="009642F7">
        <w:rPr>
          <w:rFonts w:cs="Arial"/>
          <w:noProof/>
        </w:rPr>
        <w:t>5</w:t>
      </w:r>
    </w:p>
    <w:p w14:paraId="62403D48" w14:textId="50227DA7" w:rsidR="0002040E" w:rsidRPr="00743003" w:rsidRDefault="00B9719A" w:rsidP="007607C6">
      <w:pPr>
        <w:pStyle w:val="TOC2"/>
        <w:rPr>
          <w:rFonts w:eastAsia="Times New Roman"/>
        </w:rPr>
      </w:pPr>
      <w:hyperlink w:anchor="_Toc379282206" w:history="1">
        <w:r w:rsidRPr="00B9719A">
          <w:rPr>
            <w:rStyle w:val="Hyperlink"/>
          </w:rPr>
          <w:t>2.1</w:t>
        </w:r>
        <w:r w:rsidRPr="00743003">
          <w:rPr>
            <w:rFonts w:eastAsia="Times New Roman"/>
          </w:rPr>
          <w:tab/>
        </w:r>
        <w:r w:rsidR="008A193B">
          <w:rPr>
            <w:rFonts w:eastAsia="Times New Roman"/>
          </w:rPr>
          <w:t xml:space="preserve">Earned Office Workhour </w:t>
        </w:r>
        <w:r w:rsidR="00CC0299">
          <w:rPr>
            <w:rFonts w:eastAsia="Times New Roman"/>
          </w:rPr>
          <w:t>Ananlsis</w:t>
        </w:r>
        <w:r w:rsidRPr="00B9719A">
          <w:rPr>
            <w:rStyle w:val="Hyperlink"/>
          </w:rPr>
          <w:t>Customer Service Modules</w:t>
        </w:r>
        <w:r w:rsidRPr="00B9719A">
          <w:rPr>
            <w:webHidden/>
          </w:rPr>
          <w:tab/>
        </w:r>
      </w:hyperlink>
      <w:r w:rsidR="009642F7">
        <w:t>5</w:t>
      </w:r>
    </w:p>
    <w:p w14:paraId="557BCC2C" w14:textId="3D34BE3E" w:rsidR="0002040E" w:rsidRPr="00743003" w:rsidRDefault="00B9719A" w:rsidP="007607C6">
      <w:pPr>
        <w:pStyle w:val="TOC2"/>
        <w:rPr>
          <w:rFonts w:eastAsia="Times New Roman"/>
        </w:rPr>
      </w:pPr>
      <w:hyperlink w:anchor="_Toc379282207" w:history="1">
        <w:r w:rsidRPr="00B9719A">
          <w:rPr>
            <w:rStyle w:val="Hyperlink"/>
          </w:rPr>
          <w:t>2.2</w:t>
        </w:r>
        <w:r w:rsidRPr="00743003">
          <w:rPr>
            <w:rFonts w:eastAsia="Times New Roman"/>
          </w:rPr>
          <w:tab/>
        </w:r>
        <w:r w:rsidR="00CC0299">
          <w:rPr>
            <w:rFonts w:eastAsia="Times New Roman"/>
          </w:rPr>
          <w:t>Purpose LDC 26 Earned Methodolgy</w:t>
        </w:r>
        <w:r w:rsidRPr="00B9719A">
          <w:rPr>
            <w:webHidden/>
          </w:rPr>
          <w:tab/>
        </w:r>
      </w:hyperlink>
      <w:r w:rsidR="009642F7">
        <w:t>5</w:t>
      </w:r>
    </w:p>
    <w:p w14:paraId="0954941F" w14:textId="11F8C9F2" w:rsidR="0002040E" w:rsidRPr="00743003" w:rsidRDefault="00B9719A" w:rsidP="007607C6">
      <w:pPr>
        <w:pStyle w:val="TOC2"/>
        <w:rPr>
          <w:rFonts w:eastAsia="Times New Roman"/>
        </w:rPr>
      </w:pPr>
      <w:hyperlink w:anchor="_Toc379282208" w:history="1">
        <w:r w:rsidRPr="00B9719A">
          <w:rPr>
            <w:rStyle w:val="Hyperlink"/>
          </w:rPr>
          <w:t>2.3</w:t>
        </w:r>
        <w:r w:rsidRPr="00743003">
          <w:rPr>
            <w:rFonts w:eastAsia="Times New Roman"/>
          </w:rPr>
          <w:tab/>
        </w:r>
        <w:r w:rsidR="002D465E">
          <w:rPr>
            <w:rFonts w:eastAsia="Times New Roman"/>
          </w:rPr>
          <w:t>LDC 22 Earned Methodo</w:t>
        </w:r>
        <w:r w:rsidR="007D402C">
          <w:rPr>
            <w:rFonts w:eastAsia="Times New Roman"/>
          </w:rPr>
          <w:t>logy</w:t>
        </w:r>
        <w:r w:rsidRPr="00B9719A">
          <w:rPr>
            <w:webHidden/>
          </w:rPr>
          <w:tab/>
        </w:r>
      </w:hyperlink>
      <w:r w:rsidR="00632ED0">
        <w:t>6</w:t>
      </w:r>
    </w:p>
    <w:p w14:paraId="0CC31E77" w14:textId="7FE5BE86" w:rsidR="0002040E" w:rsidRPr="00743003" w:rsidRDefault="00B9719A" w:rsidP="007607C6">
      <w:pPr>
        <w:pStyle w:val="TOC2"/>
        <w:rPr>
          <w:rFonts w:eastAsia="Times New Roman"/>
        </w:rPr>
      </w:pPr>
      <w:hyperlink w:anchor="_Toc379282209" w:history="1">
        <w:r w:rsidRPr="00B9719A">
          <w:rPr>
            <w:rStyle w:val="Hyperlink"/>
          </w:rPr>
          <w:t>2.4</w:t>
        </w:r>
        <w:r w:rsidRPr="00743003">
          <w:rPr>
            <w:rFonts w:eastAsia="Times New Roman"/>
          </w:rPr>
          <w:tab/>
        </w:r>
        <w:r w:rsidR="00C47340">
          <w:rPr>
            <w:rFonts w:eastAsia="Times New Roman"/>
          </w:rPr>
          <w:t>LDC 23 &amp; 27 Ear</w:t>
        </w:r>
        <w:r w:rsidR="00B80BD6">
          <w:rPr>
            <w:rFonts w:eastAsia="Times New Roman"/>
          </w:rPr>
          <w:t>ned Methodology</w:t>
        </w:r>
        <w:r w:rsidRPr="00B9719A">
          <w:rPr>
            <w:webHidden/>
          </w:rPr>
          <w:tab/>
        </w:r>
      </w:hyperlink>
      <w:r w:rsidR="00632ED0">
        <w:t>6</w:t>
      </w:r>
    </w:p>
    <w:p w14:paraId="5755EA07" w14:textId="384FE14D" w:rsidR="0002040E" w:rsidRPr="00743003" w:rsidRDefault="00343AFF" w:rsidP="00733431">
      <w:pPr>
        <w:pStyle w:val="TOC1"/>
        <w:rPr>
          <w:rFonts w:eastAsia="Times New Roman"/>
          <w:noProof/>
        </w:rPr>
      </w:pPr>
      <w:hyperlink w:anchor="_Toc379282245" w:history="1">
        <w:r w:rsidRPr="00B9719A">
          <w:rPr>
            <w:rStyle w:val="Hyperlink"/>
            <w:rFonts w:cs="Arial"/>
            <w:noProof/>
          </w:rPr>
          <w:t>3</w:t>
        </w:r>
        <w:r w:rsidRPr="00743003">
          <w:rPr>
            <w:rFonts w:eastAsia="Times New Roman"/>
            <w:noProof/>
          </w:rPr>
          <w:tab/>
        </w:r>
        <w:r w:rsidR="000665FE">
          <w:rPr>
            <w:rFonts w:eastAsia="Times New Roman"/>
            <w:noProof/>
          </w:rPr>
          <w:t xml:space="preserve">CDV </w:t>
        </w:r>
        <w:r w:rsidR="000A2707">
          <w:rPr>
            <w:rFonts w:eastAsia="Times New Roman"/>
            <w:noProof/>
          </w:rPr>
          <w:t xml:space="preserve">Earned Workhour Calculations </w:t>
        </w:r>
        <w:r w:rsidRPr="00B9719A">
          <w:rPr>
            <w:noProof/>
            <w:webHidden/>
          </w:rPr>
          <w:tab/>
        </w:r>
      </w:hyperlink>
      <w:r w:rsidR="005D69AF">
        <w:rPr>
          <w:noProof/>
        </w:rPr>
        <w:t>7</w:t>
      </w:r>
    </w:p>
    <w:p w14:paraId="16000349" w14:textId="21BF4F87" w:rsidR="0002040E" w:rsidRPr="00743003" w:rsidRDefault="00343AFF" w:rsidP="007607C6">
      <w:pPr>
        <w:pStyle w:val="TOC2"/>
        <w:rPr>
          <w:rFonts w:eastAsia="Times New Roman"/>
        </w:rPr>
      </w:pPr>
      <w:hyperlink w:anchor="_Toc379282246" w:history="1">
        <w:r w:rsidRPr="00B9719A">
          <w:rPr>
            <w:rStyle w:val="Hyperlink"/>
          </w:rPr>
          <w:t>3.1</w:t>
        </w:r>
        <w:r w:rsidRPr="00743003">
          <w:rPr>
            <w:rFonts w:eastAsia="Times New Roman"/>
          </w:rPr>
          <w:tab/>
        </w:r>
        <w:r w:rsidR="000A2707">
          <w:rPr>
            <w:rFonts w:eastAsia="Times New Roman"/>
          </w:rPr>
          <w:t>LDC</w:t>
        </w:r>
        <w:r w:rsidR="001F1C39">
          <w:rPr>
            <w:rFonts w:eastAsia="Times New Roman"/>
          </w:rPr>
          <w:t xml:space="preserve"> 21- Earned Office Workhour </w:t>
        </w:r>
        <w:r w:rsidR="00116210">
          <w:rPr>
            <w:rFonts w:eastAsia="Times New Roman"/>
          </w:rPr>
          <w:t>Calculation- Option 1</w:t>
        </w:r>
        <w:r w:rsidR="008227A9">
          <w:rPr>
            <w:rFonts w:eastAsia="Times New Roman"/>
          </w:rPr>
          <w:t xml:space="preserve"> </w:t>
        </w:r>
        <w:r w:rsidRPr="00B9719A">
          <w:rPr>
            <w:webHidden/>
          </w:rPr>
          <w:tab/>
        </w:r>
      </w:hyperlink>
      <w:r w:rsidR="005D69AF">
        <w:t>7</w:t>
      </w:r>
    </w:p>
    <w:p w14:paraId="198ABAD9" w14:textId="2347CB75" w:rsidR="0002040E" w:rsidRPr="00743003" w:rsidRDefault="00343AFF" w:rsidP="007607C6">
      <w:pPr>
        <w:pStyle w:val="TOC2"/>
        <w:rPr>
          <w:rFonts w:eastAsia="Times New Roman"/>
        </w:rPr>
      </w:pPr>
      <w:hyperlink w:anchor="_Toc379282247" w:history="1">
        <w:r w:rsidRPr="00B9719A">
          <w:rPr>
            <w:rStyle w:val="Hyperlink"/>
          </w:rPr>
          <w:t>3.2</w:t>
        </w:r>
        <w:r w:rsidRPr="00743003">
          <w:rPr>
            <w:rFonts w:eastAsia="Times New Roman"/>
          </w:rPr>
          <w:tab/>
        </w:r>
        <w:r w:rsidR="00FC578C">
          <w:rPr>
            <w:rFonts w:eastAsia="Times New Roman"/>
          </w:rPr>
          <w:t xml:space="preserve">LDC 21- Earned </w:t>
        </w:r>
        <w:r w:rsidR="004865EB">
          <w:rPr>
            <w:rFonts w:eastAsia="Times New Roman"/>
          </w:rPr>
          <w:t xml:space="preserve">Office WorkhourCalculation- </w:t>
        </w:r>
        <w:r w:rsidR="009119B9">
          <w:rPr>
            <w:rFonts w:eastAsia="Times New Roman"/>
          </w:rPr>
          <w:t xml:space="preserve">Option 2 </w:t>
        </w:r>
        <w:r w:rsidRPr="00B9719A">
          <w:rPr>
            <w:webHidden/>
          </w:rPr>
          <w:tab/>
        </w:r>
      </w:hyperlink>
      <w:r w:rsidR="00DE5D67">
        <w:t>8</w:t>
      </w:r>
    </w:p>
    <w:p w14:paraId="7A2EDA90" w14:textId="204C05E3" w:rsidR="0002040E" w:rsidRPr="00743003" w:rsidRDefault="00343AFF" w:rsidP="007607C6">
      <w:pPr>
        <w:pStyle w:val="TOC2"/>
        <w:rPr>
          <w:rFonts w:eastAsia="Times New Roman"/>
        </w:rPr>
      </w:pPr>
      <w:hyperlink w:anchor="_Toc379282248" w:history="1">
        <w:r w:rsidRPr="00B9719A">
          <w:rPr>
            <w:rStyle w:val="Hyperlink"/>
          </w:rPr>
          <w:t>3.3</w:t>
        </w:r>
        <w:r w:rsidRPr="00743003">
          <w:rPr>
            <w:rFonts w:eastAsia="Times New Roman"/>
          </w:rPr>
          <w:tab/>
        </w:r>
        <w:r w:rsidR="00B86B4B">
          <w:rPr>
            <w:rFonts w:eastAsia="Times New Roman"/>
          </w:rPr>
          <w:t>LDC 26 Earned Office Workhour Calculation</w:t>
        </w:r>
        <w:r w:rsidRPr="00B9719A">
          <w:rPr>
            <w:webHidden/>
          </w:rPr>
          <w:tab/>
        </w:r>
      </w:hyperlink>
      <w:r w:rsidR="00DE5D67">
        <w:t>8</w:t>
      </w:r>
    </w:p>
    <w:p w14:paraId="7283CE4E" w14:textId="186D1D37" w:rsidR="0002040E" w:rsidRPr="00743003" w:rsidRDefault="007607C6" w:rsidP="007607C6">
      <w:pPr>
        <w:pStyle w:val="TOC2"/>
        <w:rPr>
          <w:rFonts w:eastAsia="Times New Roman"/>
        </w:rPr>
      </w:pPr>
      <w:r>
        <w:t>3.4</w:t>
      </w:r>
      <w:r w:rsidR="00D75BAB">
        <w:t xml:space="preserve">  </w:t>
      </w:r>
      <w:r w:rsidR="00B016ED">
        <w:t xml:space="preserve">   </w:t>
      </w:r>
      <w:r w:rsidR="000235DE">
        <w:tab/>
      </w:r>
      <w:r w:rsidR="00344629">
        <w:t xml:space="preserve">FOT </w:t>
      </w:r>
      <w:r w:rsidR="00800F32">
        <w:t>Earned Office Workhour Calculation</w:t>
      </w:r>
      <w:r w:rsidR="00E47972">
        <w:t>- Option 1 Office Break</w:t>
      </w:r>
      <w:r w:rsidR="00D75BAB">
        <w:tab/>
      </w:r>
      <w:r w:rsidR="00A231AC">
        <w:t>9</w:t>
      </w:r>
    </w:p>
    <w:p w14:paraId="19ED1B08" w14:textId="0E4EED44" w:rsidR="0002040E" w:rsidRPr="00743003" w:rsidRDefault="004B1B9C" w:rsidP="007607C6">
      <w:pPr>
        <w:pStyle w:val="TOC2"/>
        <w:rPr>
          <w:rFonts w:eastAsia="Times New Roman"/>
        </w:rPr>
      </w:pPr>
      <w:hyperlink w:anchor="_Toc379282252" w:history="1">
        <w:r w:rsidRPr="00B9719A">
          <w:rPr>
            <w:rStyle w:val="Hyperlink"/>
          </w:rPr>
          <w:t>3.5</w:t>
        </w:r>
        <w:r w:rsidRPr="00743003">
          <w:rPr>
            <w:rFonts w:eastAsia="Times New Roman"/>
          </w:rPr>
          <w:tab/>
        </w:r>
        <w:r w:rsidR="00055CAF">
          <w:rPr>
            <w:rFonts w:eastAsia="Times New Roman"/>
          </w:rPr>
          <w:t xml:space="preserve">FOT </w:t>
        </w:r>
        <w:r w:rsidR="00A53BE6">
          <w:rPr>
            <w:rFonts w:eastAsia="Times New Roman"/>
          </w:rPr>
          <w:t>Earned Office Workhour Calculation</w:t>
        </w:r>
        <w:r w:rsidR="000C486C">
          <w:rPr>
            <w:rFonts w:eastAsia="Times New Roman"/>
          </w:rPr>
          <w:t>- Option</w:t>
        </w:r>
        <w:r w:rsidR="00195B4A">
          <w:rPr>
            <w:rFonts w:eastAsia="Times New Roman"/>
          </w:rPr>
          <w:t xml:space="preserve"> 2 No Office Break</w:t>
        </w:r>
        <w:r w:rsidRPr="00B9719A">
          <w:rPr>
            <w:webHidden/>
          </w:rPr>
          <w:tab/>
        </w:r>
        <w:r w:rsidR="00A231AC">
          <w:rPr>
            <w:webHidden/>
          </w:rPr>
          <w:t>9</w:t>
        </w:r>
      </w:hyperlink>
    </w:p>
    <w:p w14:paraId="3832B4EF" w14:textId="2FA2F78D" w:rsidR="0002040E" w:rsidRPr="00743003" w:rsidRDefault="004B1B9C" w:rsidP="007607C6">
      <w:pPr>
        <w:pStyle w:val="TOC2"/>
        <w:rPr>
          <w:rFonts w:eastAsia="Times New Roman"/>
        </w:rPr>
      </w:pPr>
      <w:hyperlink w:anchor="_Toc379282253" w:history="1">
        <w:r w:rsidRPr="00B9719A">
          <w:rPr>
            <w:rStyle w:val="Hyperlink"/>
          </w:rPr>
          <w:t>3.6</w:t>
        </w:r>
        <w:r w:rsidRPr="00743003">
          <w:rPr>
            <w:rFonts w:eastAsia="Times New Roman"/>
          </w:rPr>
          <w:tab/>
        </w:r>
        <w:r w:rsidR="00302E76">
          <w:rPr>
            <w:rFonts w:eastAsia="Times New Roman"/>
          </w:rPr>
          <w:t>Earned Street Hours</w:t>
        </w:r>
        <w:r w:rsidRPr="00B9719A">
          <w:rPr>
            <w:webHidden/>
          </w:rPr>
          <w:tab/>
        </w:r>
        <w:r w:rsidR="00B65320">
          <w:rPr>
            <w:webHidden/>
          </w:rPr>
          <w:t>1</w:t>
        </w:r>
      </w:hyperlink>
      <w:r w:rsidR="00A231AC">
        <w:t>0</w:t>
      </w:r>
    </w:p>
    <w:p w14:paraId="0C54030E" w14:textId="67F624D1" w:rsidR="0002040E" w:rsidRPr="00743003" w:rsidRDefault="004B1B9C" w:rsidP="007607C6">
      <w:pPr>
        <w:pStyle w:val="TOC2"/>
        <w:rPr>
          <w:rFonts w:eastAsia="Times New Roman"/>
        </w:rPr>
      </w:pPr>
      <w:hyperlink w:anchor="_Toc379282254" w:history="1">
        <w:r w:rsidRPr="00B9719A">
          <w:rPr>
            <w:rStyle w:val="Hyperlink"/>
          </w:rPr>
          <w:t>3.7</w:t>
        </w:r>
        <w:r w:rsidRPr="00743003">
          <w:rPr>
            <w:rFonts w:eastAsia="Times New Roman"/>
          </w:rPr>
          <w:tab/>
        </w:r>
        <w:r w:rsidR="00254CE8">
          <w:rPr>
            <w:rFonts w:eastAsia="Times New Roman"/>
          </w:rPr>
          <w:t>Earned Other Workhour Calculation</w:t>
        </w:r>
        <w:r w:rsidRPr="00B9719A">
          <w:rPr>
            <w:webHidden/>
          </w:rPr>
          <w:tab/>
        </w:r>
        <w:r w:rsidR="00B65320">
          <w:rPr>
            <w:webHidden/>
          </w:rPr>
          <w:t>1</w:t>
        </w:r>
      </w:hyperlink>
      <w:r w:rsidR="00B132CF">
        <w:t>0</w:t>
      </w:r>
    </w:p>
    <w:p w14:paraId="6E223F94" w14:textId="656B6CAE" w:rsidR="0002040E" w:rsidRPr="00743003" w:rsidRDefault="00C33B72" w:rsidP="00733431">
      <w:pPr>
        <w:pStyle w:val="TOC1"/>
        <w:rPr>
          <w:rFonts w:eastAsia="Times New Roman"/>
          <w:noProof/>
        </w:rPr>
      </w:pPr>
      <w:hyperlink w:anchor="_Toc379282267" w:history="1">
        <w:r w:rsidRPr="00B9719A">
          <w:rPr>
            <w:rStyle w:val="Hyperlink"/>
            <w:rFonts w:cs="Arial"/>
            <w:noProof/>
          </w:rPr>
          <w:t>4</w:t>
        </w:r>
        <w:r w:rsidRPr="00743003">
          <w:rPr>
            <w:rFonts w:eastAsia="Times New Roman"/>
            <w:noProof/>
          </w:rPr>
          <w:tab/>
        </w:r>
        <w:r w:rsidR="00717F3E">
          <w:rPr>
            <w:rFonts w:eastAsia="Times New Roman"/>
            <w:noProof/>
          </w:rPr>
          <w:t>Workload &amp; Productivity Ana</w:t>
        </w:r>
        <w:r w:rsidR="00E0087C">
          <w:rPr>
            <w:rFonts w:eastAsia="Times New Roman"/>
            <w:noProof/>
          </w:rPr>
          <w:t xml:space="preserve">lysis / Calculations </w:t>
        </w:r>
        <w:r w:rsidRPr="00B9719A">
          <w:rPr>
            <w:noProof/>
            <w:webHidden/>
          </w:rPr>
          <w:tab/>
        </w:r>
        <w:r w:rsidR="00B65320">
          <w:rPr>
            <w:noProof/>
            <w:webHidden/>
          </w:rPr>
          <w:t>1</w:t>
        </w:r>
      </w:hyperlink>
      <w:r w:rsidR="00A231AC">
        <w:rPr>
          <w:noProof/>
        </w:rPr>
        <w:t>1</w:t>
      </w:r>
    </w:p>
    <w:p w14:paraId="32EE0EDF" w14:textId="0E77548B" w:rsidR="0002040E" w:rsidRPr="00743003" w:rsidRDefault="009B51BB" w:rsidP="007607C6">
      <w:pPr>
        <w:pStyle w:val="TOC2"/>
        <w:rPr>
          <w:rFonts w:eastAsia="Times New Roman"/>
        </w:rPr>
      </w:pPr>
      <w:hyperlink w:anchor="_Toc379282268" w:history="1">
        <w:r w:rsidRPr="00B9719A">
          <w:rPr>
            <w:rStyle w:val="Hyperlink"/>
          </w:rPr>
          <w:t>4.1</w:t>
        </w:r>
        <w:r w:rsidRPr="00743003">
          <w:rPr>
            <w:rFonts w:eastAsia="Times New Roman"/>
          </w:rPr>
          <w:tab/>
        </w:r>
        <w:r w:rsidR="008618C2">
          <w:rPr>
            <w:rFonts w:eastAsia="Times New Roman"/>
          </w:rPr>
          <w:t xml:space="preserve">Workload Analysis </w:t>
        </w:r>
        <w:r w:rsidRPr="00B9719A">
          <w:rPr>
            <w:webHidden/>
          </w:rPr>
          <w:tab/>
        </w:r>
        <w:r w:rsidR="00B65320">
          <w:rPr>
            <w:webHidden/>
          </w:rPr>
          <w:t>1</w:t>
        </w:r>
      </w:hyperlink>
      <w:r w:rsidR="00A231AC">
        <w:t>1</w:t>
      </w:r>
    </w:p>
    <w:p w14:paraId="71BD4F75" w14:textId="10E85C1E" w:rsidR="0002040E" w:rsidRPr="00743003" w:rsidRDefault="009B51BB" w:rsidP="007607C6">
      <w:pPr>
        <w:pStyle w:val="TOC2"/>
        <w:rPr>
          <w:rFonts w:eastAsia="Times New Roman"/>
        </w:rPr>
      </w:pPr>
      <w:hyperlink w:anchor="_Toc379282269" w:history="1">
        <w:r w:rsidRPr="00B9719A">
          <w:rPr>
            <w:rStyle w:val="Hyperlink"/>
          </w:rPr>
          <w:t>4.2</w:t>
        </w:r>
        <w:r w:rsidRPr="00743003">
          <w:rPr>
            <w:rFonts w:eastAsia="Times New Roman"/>
          </w:rPr>
          <w:tab/>
        </w:r>
        <w:r w:rsidR="0056122D">
          <w:rPr>
            <w:rFonts w:eastAsia="Times New Roman"/>
          </w:rPr>
          <w:t>Productivity</w:t>
        </w:r>
        <w:r w:rsidR="002579F6">
          <w:rPr>
            <w:rFonts w:eastAsia="Times New Roman"/>
          </w:rPr>
          <w:t xml:space="preserve">  Analysis</w:t>
        </w:r>
        <w:r w:rsidRPr="00B9719A">
          <w:rPr>
            <w:webHidden/>
          </w:rPr>
          <w:tab/>
        </w:r>
        <w:r w:rsidR="00B65320">
          <w:rPr>
            <w:webHidden/>
          </w:rPr>
          <w:t>12</w:t>
        </w:r>
      </w:hyperlink>
    </w:p>
    <w:p w14:paraId="069E4287" w14:textId="3E540988" w:rsidR="0002040E" w:rsidRPr="00743003" w:rsidRDefault="009B51BB" w:rsidP="007607C6">
      <w:pPr>
        <w:pStyle w:val="TOC2"/>
        <w:rPr>
          <w:rFonts w:eastAsia="Times New Roman"/>
        </w:rPr>
      </w:pPr>
      <w:hyperlink w:anchor="_Toc379282270" w:history="1">
        <w:r w:rsidRPr="00B9719A">
          <w:rPr>
            <w:rStyle w:val="Hyperlink"/>
          </w:rPr>
          <w:t>4.3</w:t>
        </w:r>
        <w:r w:rsidRPr="00743003">
          <w:rPr>
            <w:rFonts w:eastAsia="Times New Roman"/>
          </w:rPr>
          <w:tab/>
        </w:r>
        <w:r w:rsidR="005542A0">
          <w:rPr>
            <w:rFonts w:eastAsia="Times New Roman"/>
          </w:rPr>
          <w:t>Earned Productivity Calculations</w:t>
        </w:r>
        <w:r w:rsidRPr="00B9719A">
          <w:rPr>
            <w:webHidden/>
          </w:rPr>
          <w:tab/>
        </w:r>
        <w:r w:rsidR="00B65320">
          <w:rPr>
            <w:webHidden/>
          </w:rPr>
          <w:t>1</w:t>
        </w:r>
      </w:hyperlink>
      <w:r w:rsidR="00B132CF">
        <w:t>2</w:t>
      </w:r>
    </w:p>
    <w:p w14:paraId="17D0E854" w14:textId="130FAAA7" w:rsidR="001A782A" w:rsidRDefault="009B51BB" w:rsidP="001A782A">
      <w:pPr>
        <w:pStyle w:val="TOC2"/>
        <w:rPr>
          <w:rFonts w:eastAsia="Times New Roman"/>
        </w:rPr>
      </w:pPr>
      <w:hyperlink w:anchor="_Toc379282271" w:history="1">
        <w:r w:rsidRPr="00B9719A">
          <w:rPr>
            <w:rStyle w:val="Hyperlink"/>
          </w:rPr>
          <w:t>4.4</w:t>
        </w:r>
        <w:r w:rsidRPr="00743003">
          <w:rPr>
            <w:rFonts w:eastAsia="Times New Roman"/>
          </w:rPr>
          <w:tab/>
        </w:r>
        <w:r w:rsidR="002840B9">
          <w:rPr>
            <w:rFonts w:eastAsia="Times New Roman"/>
          </w:rPr>
          <w:t>Unit Route and Delivery Ana</w:t>
        </w:r>
        <w:r w:rsidR="00141364">
          <w:rPr>
            <w:rFonts w:eastAsia="Times New Roman"/>
          </w:rPr>
          <w:t>lysis</w:t>
        </w:r>
        <w:r w:rsidRPr="00B9719A">
          <w:rPr>
            <w:webHidden/>
          </w:rPr>
          <w:tab/>
        </w:r>
        <w:r w:rsidR="00B65320">
          <w:rPr>
            <w:webHidden/>
          </w:rPr>
          <w:t>1</w:t>
        </w:r>
      </w:hyperlink>
      <w:r w:rsidR="00B132CF">
        <w:t>2</w:t>
      </w:r>
    </w:p>
    <w:p w14:paraId="66475263" w14:textId="70DAD5F8" w:rsidR="0002040E" w:rsidRPr="00743003" w:rsidRDefault="00483E35" w:rsidP="001A782A">
      <w:pPr>
        <w:pStyle w:val="TOC2"/>
        <w:rPr>
          <w:rFonts w:eastAsia="Times New Roman"/>
        </w:rPr>
      </w:pPr>
      <w:r>
        <w:t>4.</w:t>
      </w:r>
      <w:hyperlink w:anchor="_Toc379282287" w:history="1">
        <w:r w:rsidR="009B51BB" w:rsidRPr="00B9719A">
          <w:rPr>
            <w:rStyle w:val="Hyperlink"/>
          </w:rPr>
          <w:t>5</w:t>
        </w:r>
        <w:r w:rsidR="00A76FF5">
          <w:rPr>
            <w:rStyle w:val="Hyperlink"/>
          </w:rPr>
          <w:t xml:space="preserve">      CDPOM Analysis / Earned Calculation</w:t>
        </w:r>
        <w:r w:rsidR="009B51BB" w:rsidRPr="00B9719A">
          <w:rPr>
            <w:webHidden/>
          </w:rPr>
          <w:tab/>
        </w:r>
        <w:r w:rsidR="009B51BB" w:rsidRPr="00B9719A">
          <w:rPr>
            <w:webHidden/>
          </w:rPr>
          <w:fldChar w:fldCharType="begin"/>
        </w:r>
        <w:r w:rsidR="009B51BB" w:rsidRPr="00B9719A">
          <w:rPr>
            <w:webHidden/>
          </w:rPr>
          <w:instrText xml:space="preserve"> PAGEREF _Toc379282287 \h </w:instrText>
        </w:r>
        <w:r w:rsidR="009B51BB" w:rsidRPr="00B9719A">
          <w:rPr>
            <w:webHidden/>
          </w:rPr>
        </w:r>
        <w:r w:rsidR="009B51BB" w:rsidRPr="00B9719A">
          <w:rPr>
            <w:webHidden/>
          </w:rPr>
          <w:fldChar w:fldCharType="separate"/>
        </w:r>
        <w:r w:rsidR="009B51BB" w:rsidRPr="00B9719A">
          <w:rPr>
            <w:webHidden/>
          </w:rPr>
          <w:t>1</w:t>
        </w:r>
        <w:r w:rsidR="009B51BB" w:rsidRPr="00B9719A">
          <w:rPr>
            <w:webHidden/>
          </w:rPr>
          <w:fldChar w:fldCharType="end"/>
        </w:r>
      </w:hyperlink>
      <w:r w:rsidR="00B132CF">
        <w:t>3</w:t>
      </w:r>
    </w:p>
    <w:p w14:paraId="59309407" w14:textId="110B8B89" w:rsidR="0002040E" w:rsidRPr="00743003" w:rsidRDefault="0002254B" w:rsidP="00733431">
      <w:pPr>
        <w:pStyle w:val="TOC1"/>
        <w:rPr>
          <w:rFonts w:eastAsia="Times New Roman"/>
          <w:noProof/>
        </w:rPr>
      </w:pPr>
      <w:hyperlink w:anchor="_Toc379282288" w:history="1">
        <w:r>
          <w:rPr>
            <w:rStyle w:val="Hyperlink"/>
            <w:rFonts w:cs="Arial"/>
            <w:noProof/>
          </w:rPr>
          <w:t>5</w:t>
        </w:r>
      </w:hyperlink>
      <w:r>
        <w:rPr>
          <w:noProof/>
        </w:rPr>
        <w:t xml:space="preserve">     </w:t>
      </w:r>
      <w:r w:rsidR="0088158F">
        <w:rPr>
          <w:noProof/>
        </w:rPr>
        <w:t xml:space="preserve">        </w:t>
      </w:r>
      <w:r w:rsidR="000B5BF9">
        <w:rPr>
          <w:noProof/>
        </w:rPr>
        <w:t>F2B Performance FY24 YTD</w:t>
      </w:r>
      <w:r w:rsidR="00416B18">
        <w:rPr>
          <w:noProof/>
        </w:rPr>
        <w:t xml:space="preserve"> </w:t>
      </w:r>
      <w:r w:rsidR="0088158F">
        <w:rPr>
          <w:noProof/>
        </w:rPr>
        <w:t>……………………………………………………………    1</w:t>
      </w:r>
      <w:r w:rsidR="00697D17">
        <w:rPr>
          <w:noProof/>
        </w:rPr>
        <w:t>4</w:t>
      </w:r>
    </w:p>
    <w:p w14:paraId="37ABB83F" w14:textId="0209EF85" w:rsidR="0002040E" w:rsidRPr="00743003" w:rsidRDefault="00416B18" w:rsidP="00733431">
      <w:pPr>
        <w:pStyle w:val="TOC1"/>
        <w:rPr>
          <w:rFonts w:eastAsia="Times New Roman"/>
          <w:noProof/>
        </w:rPr>
      </w:pPr>
      <w:r>
        <w:t>6</w:t>
      </w:r>
      <w:r w:rsidR="00533A19">
        <w:t xml:space="preserve">             F2B</w:t>
      </w:r>
      <w:r w:rsidR="00E63B3E">
        <w:t xml:space="preserve"> Operation Codes </w:t>
      </w:r>
      <w:r w:rsidR="001C213C">
        <w:t>……………………………………………………………………… 1</w:t>
      </w:r>
      <w:r w:rsidR="00697D17">
        <w:t>5</w:t>
      </w:r>
    </w:p>
    <w:p w14:paraId="04405A91" w14:textId="77777777" w:rsidR="00430963" w:rsidRPr="00743003" w:rsidRDefault="00430963" w:rsidP="00011C2D">
      <w:pPr>
        <w:pStyle w:val="TOC2"/>
      </w:pPr>
      <w:r w:rsidRPr="00B9719A">
        <w:fldChar w:fldCharType="end"/>
      </w:r>
      <w:bookmarkStart w:id="0" w:name="_Toc377389591"/>
      <w:bookmarkStart w:id="1" w:name="_Toc378667897"/>
      <w:bookmarkStart w:id="2" w:name="_Toc378769326"/>
      <w:r w:rsidR="00FC44E8" w:rsidRPr="00743003">
        <w:br w:type="page"/>
      </w:r>
      <w:bookmarkStart w:id="3" w:name="_Toc379282199"/>
      <w:r w:rsidRPr="00743003">
        <w:lastRenderedPageBreak/>
        <w:t>Introduction</w:t>
      </w:r>
      <w:bookmarkEnd w:id="0"/>
      <w:bookmarkEnd w:id="1"/>
      <w:bookmarkEnd w:id="2"/>
      <w:bookmarkEnd w:id="3"/>
    </w:p>
    <w:p w14:paraId="33DF1FC7" w14:textId="77777777" w:rsidR="00430963" w:rsidRPr="002A29A4" w:rsidRDefault="00430963" w:rsidP="003D661A">
      <w:pPr>
        <w:pStyle w:val="Heading2"/>
        <w:numPr>
          <w:ilvl w:val="1"/>
          <w:numId w:val="1"/>
        </w:numPr>
        <w:rPr>
          <w:rFonts w:ascii="Arial" w:hAnsi="Arial" w:cs="Arial"/>
          <w:highlight w:val="yellow"/>
        </w:rPr>
      </w:pPr>
      <w:bookmarkStart w:id="4" w:name="_Toc377389592"/>
      <w:bookmarkStart w:id="5" w:name="_Toc378667898"/>
      <w:bookmarkStart w:id="6" w:name="_Toc378769327"/>
      <w:bookmarkStart w:id="7" w:name="_Toc379282200"/>
      <w:r w:rsidRPr="002A29A4">
        <w:rPr>
          <w:rFonts w:ascii="Arial" w:hAnsi="Arial" w:cs="Arial"/>
          <w:highlight w:val="yellow"/>
        </w:rPr>
        <w:t>Purpose</w:t>
      </w:r>
      <w:bookmarkEnd w:id="4"/>
      <w:bookmarkEnd w:id="5"/>
      <w:bookmarkEnd w:id="6"/>
      <w:bookmarkEnd w:id="7"/>
    </w:p>
    <w:p w14:paraId="11D2EA7D" w14:textId="77777777" w:rsidR="00430963" w:rsidRPr="00BE504B" w:rsidRDefault="00430963" w:rsidP="00971E93">
      <w:pPr>
        <w:rPr>
          <w:rFonts w:cs="Arial"/>
        </w:rPr>
      </w:pPr>
    </w:p>
    <w:p w14:paraId="72DF9E63" w14:textId="4D60D5E0" w:rsidR="000C2209" w:rsidRDefault="000C2209" w:rsidP="000C2209">
      <w:pPr>
        <w:pStyle w:val="Default"/>
        <w:ind w:left="360"/>
        <w:rPr>
          <w:sz w:val="23"/>
          <w:szCs w:val="23"/>
        </w:rPr>
      </w:pPr>
      <w:r w:rsidRPr="000C2209">
        <w:rPr>
          <w:sz w:val="23"/>
          <w:szCs w:val="23"/>
        </w:rPr>
        <w:t>The City Delivery Variance, (CDV) is the Function 2B model in the suite of Workhour Efficiency Management.  CDV is a management model that provides complement, workhour, productivity, workload</w:t>
      </w:r>
      <w:r w:rsidR="00583F6A">
        <w:rPr>
          <w:sz w:val="23"/>
          <w:szCs w:val="23"/>
        </w:rPr>
        <w:t>,</w:t>
      </w:r>
      <w:r w:rsidRPr="000C2209">
        <w:rPr>
          <w:sz w:val="23"/>
          <w:szCs w:val="23"/>
        </w:rPr>
        <w:t xml:space="preserve"> and route/delivery analysis. CDV calculates actual versus earned workhour performance against standardized target productivity expectations and trends performance from national results to the unit level. CDV utilizes integrated data from Delivery Operations Information System (DOIS), EFlash and WebCOINS to identify savings </w:t>
      </w:r>
      <w:proofErr w:type="gramStart"/>
      <w:r w:rsidRPr="000C2209">
        <w:rPr>
          <w:sz w:val="23"/>
          <w:szCs w:val="23"/>
        </w:rPr>
        <w:t>opportunity</w:t>
      </w:r>
      <w:proofErr w:type="gramEnd"/>
      <w:r w:rsidRPr="000C2209">
        <w:rPr>
          <w:sz w:val="23"/>
          <w:szCs w:val="23"/>
        </w:rPr>
        <w:t xml:space="preserve"> in a relevant and actionable performance management platform.  ​</w:t>
      </w:r>
    </w:p>
    <w:p w14:paraId="48ADAB86" w14:textId="755E2087" w:rsidR="00217102" w:rsidRDefault="00772498" w:rsidP="000C2209">
      <w:pPr>
        <w:pStyle w:val="Default"/>
        <w:ind w:left="360"/>
        <w:rPr>
          <w:sz w:val="23"/>
          <w:szCs w:val="23"/>
        </w:rPr>
      </w:pPr>
      <w:r>
        <w:rPr>
          <w:sz w:val="23"/>
          <w:szCs w:val="23"/>
        </w:rPr>
        <w:t xml:space="preserve">  </w:t>
      </w:r>
    </w:p>
    <w:p w14:paraId="5121BECD" w14:textId="51A38699" w:rsidR="00211785" w:rsidRDefault="00211785" w:rsidP="000C2209">
      <w:pPr>
        <w:pStyle w:val="Default"/>
        <w:ind w:left="360"/>
        <w:rPr>
          <w:sz w:val="23"/>
          <w:szCs w:val="23"/>
        </w:rPr>
      </w:pPr>
      <w:r>
        <w:rPr>
          <w:sz w:val="23"/>
          <w:szCs w:val="23"/>
        </w:rPr>
        <w:t>Workhour Analysis</w:t>
      </w:r>
    </w:p>
    <w:p w14:paraId="37DFC3A6" w14:textId="3E355559" w:rsidR="00217102" w:rsidRDefault="00AA3A2B" w:rsidP="000C2209">
      <w:pPr>
        <w:pStyle w:val="Default"/>
        <w:ind w:left="360"/>
        <w:rPr>
          <w:sz w:val="23"/>
          <w:szCs w:val="23"/>
        </w:rPr>
      </w:pPr>
      <w:r>
        <w:rPr>
          <w:noProof/>
          <w:sz w:val="23"/>
          <w:szCs w:val="23"/>
        </w:rPr>
        <w:drawing>
          <wp:inline distT="0" distB="0" distL="0" distR="0" wp14:anchorId="67432660" wp14:editId="6AAD6D9D">
            <wp:extent cx="5397500" cy="2476500"/>
            <wp:effectExtent l="0" t="0" r="0" b="0"/>
            <wp:docPr id="19096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2476500"/>
                    </a:xfrm>
                    <a:prstGeom prst="rect">
                      <a:avLst/>
                    </a:prstGeom>
                    <a:noFill/>
                  </pic:spPr>
                </pic:pic>
              </a:graphicData>
            </a:graphic>
          </wp:inline>
        </w:drawing>
      </w:r>
    </w:p>
    <w:p w14:paraId="7A05EBCA" w14:textId="77777777" w:rsidR="00A77C51" w:rsidRDefault="00A77C51" w:rsidP="000C2209">
      <w:pPr>
        <w:pStyle w:val="Default"/>
        <w:ind w:left="360"/>
        <w:rPr>
          <w:sz w:val="23"/>
          <w:szCs w:val="23"/>
        </w:rPr>
      </w:pPr>
    </w:p>
    <w:p w14:paraId="6A7C7D5F" w14:textId="77777777" w:rsidR="00A77C51" w:rsidRPr="002A29A4" w:rsidRDefault="00A77C51" w:rsidP="00A77C51">
      <w:pPr>
        <w:pStyle w:val="Heading2"/>
        <w:numPr>
          <w:ilvl w:val="1"/>
          <w:numId w:val="1"/>
        </w:numPr>
        <w:rPr>
          <w:rFonts w:ascii="Arial" w:hAnsi="Arial" w:cs="Arial"/>
          <w:highlight w:val="yellow"/>
        </w:rPr>
      </w:pPr>
      <w:r w:rsidRPr="002A29A4">
        <w:rPr>
          <w:rFonts w:ascii="Arial" w:hAnsi="Arial" w:cs="Arial"/>
          <w:highlight w:val="yellow"/>
        </w:rPr>
        <w:t xml:space="preserve">Stakeholders </w:t>
      </w:r>
    </w:p>
    <w:p w14:paraId="44E29EBF" w14:textId="77777777" w:rsidR="00A77C51" w:rsidRPr="00BE504B" w:rsidRDefault="00A77C51" w:rsidP="00A77C51">
      <w:pPr>
        <w:pStyle w:val="Default"/>
        <w:ind w:left="360"/>
        <w:rPr>
          <w:sz w:val="23"/>
          <w:szCs w:val="23"/>
        </w:rPr>
      </w:pPr>
    </w:p>
    <w:p w14:paraId="44F0DB2E" w14:textId="77777777" w:rsidR="00A77C51" w:rsidRDefault="00A77C51" w:rsidP="00143066">
      <w:pPr>
        <w:pStyle w:val="Default"/>
        <w:numPr>
          <w:ilvl w:val="0"/>
          <w:numId w:val="2"/>
        </w:numPr>
        <w:rPr>
          <w:sz w:val="23"/>
          <w:szCs w:val="23"/>
        </w:rPr>
      </w:pPr>
      <w:r w:rsidRPr="00BE504B">
        <w:rPr>
          <w:sz w:val="23"/>
          <w:szCs w:val="23"/>
        </w:rPr>
        <w:t xml:space="preserve">Vice President Retail and </w:t>
      </w:r>
      <w:r>
        <w:rPr>
          <w:sz w:val="23"/>
          <w:szCs w:val="23"/>
        </w:rPr>
        <w:t>Delivery</w:t>
      </w:r>
      <w:r w:rsidRPr="00BE504B">
        <w:rPr>
          <w:sz w:val="23"/>
          <w:szCs w:val="23"/>
        </w:rPr>
        <w:t xml:space="preserve"> Operations</w:t>
      </w:r>
    </w:p>
    <w:p w14:paraId="67154CB9" w14:textId="77777777" w:rsidR="00A77C51" w:rsidRPr="00BE504B" w:rsidRDefault="00A77C51" w:rsidP="00143066">
      <w:pPr>
        <w:pStyle w:val="Default"/>
        <w:numPr>
          <w:ilvl w:val="0"/>
          <w:numId w:val="2"/>
        </w:numPr>
        <w:rPr>
          <w:sz w:val="23"/>
          <w:szCs w:val="23"/>
        </w:rPr>
      </w:pPr>
      <w:r>
        <w:rPr>
          <w:sz w:val="23"/>
          <w:szCs w:val="23"/>
        </w:rPr>
        <w:t xml:space="preserve">Vice President Delivery Operations </w:t>
      </w:r>
    </w:p>
    <w:p w14:paraId="372D4D51" w14:textId="77777777" w:rsidR="00A77C51" w:rsidRDefault="00A77C51" w:rsidP="00143066">
      <w:pPr>
        <w:pStyle w:val="Default"/>
        <w:numPr>
          <w:ilvl w:val="0"/>
          <w:numId w:val="2"/>
        </w:numPr>
        <w:rPr>
          <w:sz w:val="23"/>
          <w:szCs w:val="23"/>
        </w:rPr>
      </w:pPr>
      <w:r w:rsidRPr="000C2E1F">
        <w:rPr>
          <w:sz w:val="23"/>
          <w:szCs w:val="23"/>
        </w:rPr>
        <w:t>Vice President Delivery Operations C</w:t>
      </w:r>
      <w:r>
        <w:rPr>
          <w:sz w:val="23"/>
          <w:szCs w:val="23"/>
        </w:rPr>
        <w:t>ity</w:t>
      </w:r>
      <w:r w:rsidRPr="000C2E1F">
        <w:rPr>
          <w:sz w:val="23"/>
          <w:szCs w:val="23"/>
        </w:rPr>
        <w:t xml:space="preserve"> D</w:t>
      </w:r>
      <w:r>
        <w:rPr>
          <w:sz w:val="23"/>
          <w:szCs w:val="23"/>
        </w:rPr>
        <w:t>elivery</w:t>
      </w:r>
      <w:r w:rsidRPr="000C2E1F">
        <w:rPr>
          <w:sz w:val="23"/>
          <w:szCs w:val="23"/>
        </w:rPr>
        <w:t xml:space="preserve"> </w:t>
      </w:r>
      <w:r>
        <w:rPr>
          <w:sz w:val="23"/>
          <w:szCs w:val="23"/>
        </w:rPr>
        <w:t>Strategy &amp; Policy</w:t>
      </w:r>
    </w:p>
    <w:p w14:paraId="5FFBFCC8" w14:textId="77777777" w:rsidR="00A77C51" w:rsidRDefault="00A77C51" w:rsidP="00143066">
      <w:pPr>
        <w:pStyle w:val="Default"/>
        <w:numPr>
          <w:ilvl w:val="0"/>
          <w:numId w:val="2"/>
        </w:numPr>
        <w:rPr>
          <w:sz w:val="23"/>
          <w:szCs w:val="23"/>
        </w:rPr>
      </w:pPr>
      <w:r w:rsidRPr="00F5677D">
        <w:rPr>
          <w:sz w:val="23"/>
          <w:szCs w:val="23"/>
        </w:rPr>
        <w:t>V</w:t>
      </w:r>
      <w:r>
        <w:rPr>
          <w:sz w:val="23"/>
          <w:szCs w:val="23"/>
        </w:rPr>
        <w:t>ice President</w:t>
      </w:r>
      <w:r w:rsidRPr="00F5677D">
        <w:rPr>
          <w:sz w:val="23"/>
          <w:szCs w:val="23"/>
        </w:rPr>
        <w:t xml:space="preserve"> Area Retail &amp; Delivery Operations</w:t>
      </w:r>
    </w:p>
    <w:p w14:paraId="611D751F" w14:textId="77777777" w:rsidR="00A77C51" w:rsidRPr="000C2E1F" w:rsidRDefault="00A77C51" w:rsidP="00143066">
      <w:pPr>
        <w:pStyle w:val="Default"/>
        <w:numPr>
          <w:ilvl w:val="0"/>
          <w:numId w:val="2"/>
        </w:numPr>
        <w:rPr>
          <w:sz w:val="23"/>
          <w:szCs w:val="23"/>
        </w:rPr>
      </w:pPr>
      <w:r w:rsidRPr="00A071E8">
        <w:rPr>
          <w:sz w:val="23"/>
          <w:szCs w:val="23"/>
        </w:rPr>
        <w:t xml:space="preserve">Dir Field Operations Support </w:t>
      </w:r>
    </w:p>
    <w:p w14:paraId="422318C1" w14:textId="77777777" w:rsidR="00A77C51" w:rsidRPr="00BE504B" w:rsidRDefault="00A77C51" w:rsidP="00143066">
      <w:pPr>
        <w:pStyle w:val="Default"/>
        <w:numPr>
          <w:ilvl w:val="0"/>
          <w:numId w:val="2"/>
        </w:numPr>
        <w:rPr>
          <w:sz w:val="23"/>
          <w:szCs w:val="23"/>
        </w:rPr>
      </w:pPr>
      <w:r w:rsidRPr="00BE504B">
        <w:rPr>
          <w:sz w:val="23"/>
          <w:szCs w:val="23"/>
        </w:rPr>
        <w:t>District Managers</w:t>
      </w:r>
    </w:p>
    <w:p w14:paraId="57796C91" w14:textId="77777777" w:rsidR="00A77C51" w:rsidRPr="00BE504B" w:rsidRDefault="00A77C51" w:rsidP="00143066">
      <w:pPr>
        <w:pStyle w:val="Default"/>
        <w:numPr>
          <w:ilvl w:val="0"/>
          <w:numId w:val="2"/>
        </w:numPr>
        <w:rPr>
          <w:sz w:val="23"/>
          <w:szCs w:val="23"/>
        </w:rPr>
      </w:pPr>
      <w:r w:rsidRPr="00BE504B">
        <w:rPr>
          <w:sz w:val="23"/>
          <w:szCs w:val="23"/>
        </w:rPr>
        <w:t xml:space="preserve">District </w:t>
      </w:r>
      <w:proofErr w:type="gramStart"/>
      <w:r w:rsidRPr="00BE504B">
        <w:rPr>
          <w:sz w:val="23"/>
          <w:szCs w:val="23"/>
        </w:rPr>
        <w:t>Managers</w:t>
      </w:r>
      <w:proofErr w:type="gramEnd"/>
      <w:r w:rsidRPr="00BE504B">
        <w:rPr>
          <w:sz w:val="23"/>
          <w:szCs w:val="23"/>
        </w:rPr>
        <w:t xml:space="preserve"> Operation Integration</w:t>
      </w:r>
    </w:p>
    <w:p w14:paraId="6846E950" w14:textId="77777777" w:rsidR="00A77C51" w:rsidRPr="00BE504B" w:rsidRDefault="00A77C51" w:rsidP="00143066">
      <w:pPr>
        <w:pStyle w:val="Default"/>
        <w:numPr>
          <w:ilvl w:val="0"/>
          <w:numId w:val="2"/>
        </w:numPr>
        <w:rPr>
          <w:sz w:val="23"/>
          <w:szCs w:val="23"/>
        </w:rPr>
      </w:pPr>
      <w:r w:rsidRPr="00BE504B">
        <w:rPr>
          <w:sz w:val="23"/>
          <w:szCs w:val="23"/>
        </w:rPr>
        <w:t>Manager Post Office Operations</w:t>
      </w:r>
    </w:p>
    <w:p w14:paraId="03719ED2" w14:textId="77777777" w:rsidR="00A77C51" w:rsidRPr="00BE504B" w:rsidRDefault="00A77C51" w:rsidP="00143066">
      <w:pPr>
        <w:pStyle w:val="Default"/>
        <w:numPr>
          <w:ilvl w:val="0"/>
          <w:numId w:val="2"/>
        </w:numPr>
        <w:rPr>
          <w:sz w:val="23"/>
          <w:szCs w:val="23"/>
        </w:rPr>
      </w:pPr>
      <w:r w:rsidRPr="00BE504B">
        <w:rPr>
          <w:sz w:val="23"/>
          <w:szCs w:val="23"/>
        </w:rPr>
        <w:t xml:space="preserve">Postmasters </w:t>
      </w:r>
    </w:p>
    <w:p w14:paraId="38E6A253" w14:textId="77777777" w:rsidR="00A77C51" w:rsidRDefault="00A77C51" w:rsidP="00143066">
      <w:pPr>
        <w:pStyle w:val="Default"/>
        <w:numPr>
          <w:ilvl w:val="0"/>
          <w:numId w:val="2"/>
        </w:numPr>
        <w:rPr>
          <w:sz w:val="23"/>
          <w:szCs w:val="23"/>
        </w:rPr>
      </w:pPr>
      <w:r w:rsidRPr="00BE504B">
        <w:rPr>
          <w:sz w:val="23"/>
          <w:szCs w:val="23"/>
        </w:rPr>
        <w:t>Station Managers</w:t>
      </w:r>
    </w:p>
    <w:p w14:paraId="651EC431" w14:textId="77777777" w:rsidR="00A77C51" w:rsidRDefault="00A77C51" w:rsidP="000C2209">
      <w:pPr>
        <w:pStyle w:val="Default"/>
        <w:ind w:left="360"/>
        <w:rPr>
          <w:sz w:val="23"/>
          <w:szCs w:val="23"/>
        </w:rPr>
      </w:pPr>
    </w:p>
    <w:p w14:paraId="48CDF40D" w14:textId="77777777" w:rsidR="00A77C51" w:rsidRDefault="00A77C51" w:rsidP="000C2209">
      <w:pPr>
        <w:pStyle w:val="Default"/>
        <w:ind w:left="360"/>
        <w:rPr>
          <w:sz w:val="23"/>
          <w:szCs w:val="23"/>
        </w:rPr>
      </w:pPr>
    </w:p>
    <w:p w14:paraId="473A7686" w14:textId="1726D71B" w:rsidR="001B3AF8" w:rsidRPr="002A29A4" w:rsidRDefault="001B3AF8" w:rsidP="001B3AF8">
      <w:pPr>
        <w:pStyle w:val="Heading2"/>
        <w:numPr>
          <w:ilvl w:val="1"/>
          <w:numId w:val="1"/>
        </w:numPr>
        <w:rPr>
          <w:rFonts w:ascii="Arial" w:hAnsi="Arial" w:cs="Arial"/>
          <w:highlight w:val="yellow"/>
        </w:rPr>
      </w:pPr>
      <w:bookmarkStart w:id="8" w:name="_Toc377389593"/>
      <w:bookmarkStart w:id="9" w:name="_Toc378667899"/>
      <w:bookmarkStart w:id="10" w:name="_Toc378769328"/>
      <w:bookmarkStart w:id="11" w:name="_Toc379282201"/>
      <w:r>
        <w:rPr>
          <w:rFonts w:ascii="Arial" w:hAnsi="Arial" w:cs="Arial"/>
          <w:highlight w:val="yellow"/>
        </w:rPr>
        <w:lastRenderedPageBreak/>
        <w:t>Complement A</w:t>
      </w:r>
      <w:r w:rsidR="00936B99">
        <w:rPr>
          <w:rFonts w:ascii="Arial" w:hAnsi="Arial" w:cs="Arial"/>
          <w:highlight w:val="yellow"/>
        </w:rPr>
        <w:t>nalysis</w:t>
      </w:r>
      <w:r w:rsidRPr="002A29A4">
        <w:rPr>
          <w:rFonts w:ascii="Arial" w:hAnsi="Arial" w:cs="Arial"/>
          <w:highlight w:val="yellow"/>
        </w:rPr>
        <w:t xml:space="preserve"> </w:t>
      </w:r>
      <w:bookmarkEnd w:id="8"/>
      <w:bookmarkEnd w:id="9"/>
      <w:bookmarkEnd w:id="10"/>
      <w:bookmarkEnd w:id="11"/>
    </w:p>
    <w:p w14:paraId="423744B2" w14:textId="28E1C40E" w:rsidR="00217102" w:rsidRPr="003F2907" w:rsidRDefault="00217102" w:rsidP="000C2209">
      <w:pPr>
        <w:pStyle w:val="Default"/>
        <w:ind w:left="360"/>
        <w:rPr>
          <w:color w:val="auto"/>
          <w:sz w:val="26"/>
          <w:szCs w:val="26"/>
        </w:rPr>
      </w:pPr>
    </w:p>
    <w:p w14:paraId="5E59C8A0" w14:textId="77777777" w:rsidR="00217102" w:rsidRDefault="00217102" w:rsidP="000C2209">
      <w:pPr>
        <w:pStyle w:val="Default"/>
        <w:ind w:left="360"/>
        <w:rPr>
          <w:sz w:val="23"/>
          <w:szCs w:val="23"/>
        </w:rPr>
      </w:pPr>
    </w:p>
    <w:p w14:paraId="087FB110" w14:textId="21D1927A" w:rsidR="00217102" w:rsidRDefault="001C74C5" w:rsidP="000C2209">
      <w:pPr>
        <w:pStyle w:val="Default"/>
        <w:ind w:left="360"/>
        <w:rPr>
          <w:sz w:val="23"/>
          <w:szCs w:val="23"/>
        </w:rPr>
      </w:pPr>
      <w:r>
        <w:rPr>
          <w:noProof/>
        </w:rPr>
        <w:drawing>
          <wp:inline distT="0" distB="0" distL="0" distR="0" wp14:anchorId="7FED07F7" wp14:editId="41DC243E">
            <wp:extent cx="5943600" cy="1293495"/>
            <wp:effectExtent l="38100" t="38100" r="38100" b="40005"/>
            <wp:docPr id="9" name="Content Placeholder 8">
              <a:extLst xmlns:a="http://schemas.openxmlformats.org/drawingml/2006/main">
                <a:ext uri="{FF2B5EF4-FFF2-40B4-BE49-F238E27FC236}">
                  <a16:creationId xmlns:a16="http://schemas.microsoft.com/office/drawing/2014/main" id="{C6E7AEBD-2C82-8CCE-81C5-A861A417BC6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C6E7AEBD-2C82-8CCE-81C5-A861A417BC63}"/>
                        </a:ext>
                      </a:extLst>
                    </pic:cNvPr>
                    <pic:cNvPicPr>
                      <a:picLocks noGrp="1" noChangeAspect="1"/>
                    </pic:cNvPicPr>
                  </pic:nvPicPr>
                  <pic:blipFill>
                    <a:blip r:embed="rId13"/>
                    <a:stretch>
                      <a:fillRect/>
                    </a:stretch>
                  </pic:blipFill>
                  <pic:spPr>
                    <a:xfrm>
                      <a:off x="0" y="0"/>
                      <a:ext cx="5943600" cy="1293495"/>
                    </a:xfrm>
                    <a:prstGeom prst="rect">
                      <a:avLst/>
                    </a:prstGeom>
                    <a:ln w="38100">
                      <a:solidFill>
                        <a:srgbClr val="002060"/>
                      </a:solidFill>
                    </a:ln>
                  </pic:spPr>
                </pic:pic>
              </a:graphicData>
            </a:graphic>
          </wp:inline>
        </w:drawing>
      </w:r>
    </w:p>
    <w:p w14:paraId="302FFFED" w14:textId="77777777" w:rsidR="00217102" w:rsidRDefault="00217102" w:rsidP="000C2209">
      <w:pPr>
        <w:pStyle w:val="Default"/>
        <w:ind w:left="360"/>
        <w:rPr>
          <w:sz w:val="23"/>
          <w:szCs w:val="23"/>
        </w:rPr>
      </w:pPr>
    </w:p>
    <w:p w14:paraId="2AD9DE88" w14:textId="77777777" w:rsidR="00217102" w:rsidRDefault="00217102" w:rsidP="000C2209">
      <w:pPr>
        <w:pStyle w:val="Default"/>
        <w:ind w:left="360"/>
        <w:rPr>
          <w:sz w:val="23"/>
          <w:szCs w:val="23"/>
        </w:rPr>
      </w:pPr>
    </w:p>
    <w:p w14:paraId="2F8829F6" w14:textId="77777777" w:rsidR="00CE083C" w:rsidRPr="00CE083C" w:rsidRDefault="00CE083C" w:rsidP="00CE083C">
      <w:pPr>
        <w:pStyle w:val="Default"/>
        <w:ind w:left="360"/>
        <w:rPr>
          <w:sz w:val="23"/>
          <w:szCs w:val="23"/>
        </w:rPr>
      </w:pPr>
      <w:r w:rsidRPr="00CE083C">
        <w:rPr>
          <w:sz w:val="23"/>
          <w:szCs w:val="23"/>
        </w:rPr>
        <w:t>Calculations Full Time Carriers</w:t>
      </w:r>
    </w:p>
    <w:p w14:paraId="15BE8402" w14:textId="77777777" w:rsidR="00CE083C" w:rsidRPr="00CE083C" w:rsidRDefault="00CE083C" w:rsidP="00CE083C">
      <w:pPr>
        <w:pStyle w:val="Default"/>
        <w:ind w:left="360"/>
        <w:rPr>
          <w:sz w:val="23"/>
          <w:szCs w:val="23"/>
        </w:rPr>
      </w:pPr>
      <w:r w:rsidRPr="00CE083C">
        <w:rPr>
          <w:sz w:val="23"/>
          <w:szCs w:val="23"/>
        </w:rPr>
        <w:t>Total earned complement*88%</w:t>
      </w:r>
    </w:p>
    <w:p w14:paraId="48DAF8B3" w14:textId="77777777" w:rsidR="00CE083C" w:rsidRPr="00CE083C" w:rsidRDefault="00CE083C" w:rsidP="00CE083C">
      <w:pPr>
        <w:pStyle w:val="Default"/>
        <w:ind w:left="360"/>
        <w:rPr>
          <w:sz w:val="23"/>
          <w:szCs w:val="23"/>
        </w:rPr>
      </w:pPr>
    </w:p>
    <w:p w14:paraId="1383B8CE" w14:textId="77777777" w:rsidR="00CE083C" w:rsidRPr="00CE083C" w:rsidRDefault="00CE083C" w:rsidP="00CE083C">
      <w:pPr>
        <w:pStyle w:val="Default"/>
        <w:ind w:left="360"/>
        <w:rPr>
          <w:sz w:val="23"/>
          <w:szCs w:val="23"/>
        </w:rPr>
      </w:pPr>
      <w:r w:rsidRPr="00CE083C">
        <w:rPr>
          <w:sz w:val="23"/>
          <w:szCs w:val="23"/>
        </w:rPr>
        <w:t>Calculations Part Time Flexible Carriers</w:t>
      </w:r>
    </w:p>
    <w:p w14:paraId="0264BC25" w14:textId="3F557F24" w:rsidR="00217102" w:rsidRDefault="00CE083C" w:rsidP="00CE083C">
      <w:pPr>
        <w:pStyle w:val="Default"/>
        <w:ind w:left="360"/>
        <w:rPr>
          <w:sz w:val="23"/>
          <w:szCs w:val="23"/>
        </w:rPr>
      </w:pPr>
      <w:r w:rsidRPr="00CE083C">
        <w:rPr>
          <w:sz w:val="23"/>
          <w:szCs w:val="23"/>
        </w:rPr>
        <w:t>Total earned complement*12%</w:t>
      </w:r>
    </w:p>
    <w:p w14:paraId="2858B405" w14:textId="77777777" w:rsidR="00217102" w:rsidRDefault="00217102" w:rsidP="000C2209">
      <w:pPr>
        <w:pStyle w:val="Default"/>
        <w:ind w:left="360"/>
        <w:rPr>
          <w:sz w:val="23"/>
          <w:szCs w:val="23"/>
        </w:rPr>
      </w:pPr>
    </w:p>
    <w:p w14:paraId="6764C996" w14:textId="77777777" w:rsidR="00217102" w:rsidRPr="000C2209" w:rsidRDefault="00217102" w:rsidP="000C2209">
      <w:pPr>
        <w:pStyle w:val="Default"/>
        <w:ind w:left="360"/>
        <w:rPr>
          <w:sz w:val="23"/>
          <w:szCs w:val="23"/>
        </w:rPr>
      </w:pPr>
    </w:p>
    <w:p w14:paraId="6E4EC358" w14:textId="77777777" w:rsidR="00430963" w:rsidRPr="00BE504B" w:rsidRDefault="00430963" w:rsidP="000D50CB">
      <w:pPr>
        <w:pStyle w:val="ListParagraph"/>
        <w:ind w:left="360"/>
        <w:rPr>
          <w:rFonts w:cs="Arial"/>
          <w:sz w:val="23"/>
          <w:szCs w:val="23"/>
        </w:rPr>
      </w:pPr>
    </w:p>
    <w:p w14:paraId="679DDB05" w14:textId="77777777" w:rsidR="00430963" w:rsidRPr="00BE504B" w:rsidRDefault="00430963" w:rsidP="000D50CB">
      <w:pPr>
        <w:pStyle w:val="Default"/>
        <w:ind w:left="360"/>
        <w:rPr>
          <w:sz w:val="23"/>
          <w:szCs w:val="23"/>
        </w:rPr>
      </w:pPr>
      <w:bookmarkStart w:id="12" w:name="_Hlk173072055"/>
    </w:p>
    <w:p w14:paraId="2DE84CC6" w14:textId="081501CC" w:rsidR="00D3139D" w:rsidRDefault="00D3139D" w:rsidP="00143066">
      <w:pPr>
        <w:pStyle w:val="Default"/>
        <w:numPr>
          <w:ilvl w:val="0"/>
          <w:numId w:val="2"/>
        </w:numPr>
        <w:rPr>
          <w:sz w:val="23"/>
          <w:szCs w:val="23"/>
        </w:rPr>
      </w:pPr>
      <w:r w:rsidRPr="00BE504B">
        <w:rPr>
          <w:sz w:val="23"/>
          <w:szCs w:val="23"/>
        </w:rPr>
        <w:t xml:space="preserve">Vice President Retail and </w:t>
      </w:r>
      <w:r w:rsidR="002D3549">
        <w:rPr>
          <w:sz w:val="23"/>
          <w:szCs w:val="23"/>
        </w:rPr>
        <w:t>Delivery</w:t>
      </w:r>
      <w:r w:rsidRPr="00BE504B">
        <w:rPr>
          <w:sz w:val="23"/>
          <w:szCs w:val="23"/>
        </w:rPr>
        <w:t xml:space="preserve"> Operations</w:t>
      </w:r>
    </w:p>
    <w:p w14:paraId="6610E618" w14:textId="18087A06" w:rsidR="004E5CAD" w:rsidRPr="00BE504B" w:rsidRDefault="004E5CAD" w:rsidP="00143066">
      <w:pPr>
        <w:pStyle w:val="Default"/>
        <w:numPr>
          <w:ilvl w:val="0"/>
          <w:numId w:val="2"/>
        </w:numPr>
        <w:rPr>
          <w:sz w:val="23"/>
          <w:szCs w:val="23"/>
        </w:rPr>
      </w:pPr>
      <w:r>
        <w:rPr>
          <w:sz w:val="23"/>
          <w:szCs w:val="23"/>
        </w:rPr>
        <w:t xml:space="preserve">Vice President </w:t>
      </w:r>
      <w:r w:rsidR="004838BC">
        <w:rPr>
          <w:sz w:val="23"/>
          <w:szCs w:val="23"/>
        </w:rPr>
        <w:t xml:space="preserve">Delivery Operations </w:t>
      </w:r>
    </w:p>
    <w:p w14:paraId="43D6085E" w14:textId="52D18BA6" w:rsidR="00D3139D" w:rsidRDefault="00375C14" w:rsidP="00143066">
      <w:pPr>
        <w:pStyle w:val="Default"/>
        <w:numPr>
          <w:ilvl w:val="0"/>
          <w:numId w:val="2"/>
        </w:numPr>
        <w:rPr>
          <w:sz w:val="23"/>
          <w:szCs w:val="23"/>
        </w:rPr>
      </w:pPr>
      <w:r w:rsidRPr="000C2E1F">
        <w:rPr>
          <w:sz w:val="23"/>
          <w:szCs w:val="23"/>
        </w:rPr>
        <w:t xml:space="preserve">Vice President Delivery Operations </w:t>
      </w:r>
      <w:r w:rsidR="00B31924" w:rsidRPr="000C2E1F">
        <w:rPr>
          <w:sz w:val="23"/>
          <w:szCs w:val="23"/>
        </w:rPr>
        <w:t>C</w:t>
      </w:r>
      <w:r w:rsidR="000C2E1F">
        <w:rPr>
          <w:sz w:val="23"/>
          <w:szCs w:val="23"/>
        </w:rPr>
        <w:t>ity</w:t>
      </w:r>
      <w:r w:rsidR="00B31924" w:rsidRPr="000C2E1F">
        <w:rPr>
          <w:sz w:val="23"/>
          <w:szCs w:val="23"/>
        </w:rPr>
        <w:t xml:space="preserve"> D</w:t>
      </w:r>
      <w:r w:rsidR="000C2E1F">
        <w:rPr>
          <w:sz w:val="23"/>
          <w:szCs w:val="23"/>
        </w:rPr>
        <w:t>elivery</w:t>
      </w:r>
      <w:r w:rsidR="00B31924" w:rsidRPr="000C2E1F">
        <w:rPr>
          <w:sz w:val="23"/>
          <w:szCs w:val="23"/>
        </w:rPr>
        <w:t xml:space="preserve"> </w:t>
      </w:r>
      <w:r>
        <w:rPr>
          <w:sz w:val="23"/>
          <w:szCs w:val="23"/>
        </w:rPr>
        <w:t xml:space="preserve">Strategy &amp; </w:t>
      </w:r>
      <w:r w:rsidR="007757A5">
        <w:rPr>
          <w:sz w:val="23"/>
          <w:szCs w:val="23"/>
        </w:rPr>
        <w:t>Policy</w:t>
      </w:r>
    </w:p>
    <w:p w14:paraId="15CF8E70" w14:textId="0ED7CA22" w:rsidR="00DB10A6" w:rsidRDefault="00F5677D" w:rsidP="00143066">
      <w:pPr>
        <w:pStyle w:val="Default"/>
        <w:numPr>
          <w:ilvl w:val="0"/>
          <w:numId w:val="2"/>
        </w:numPr>
        <w:rPr>
          <w:sz w:val="23"/>
          <w:szCs w:val="23"/>
        </w:rPr>
      </w:pPr>
      <w:r w:rsidRPr="00F5677D">
        <w:rPr>
          <w:sz w:val="23"/>
          <w:szCs w:val="23"/>
        </w:rPr>
        <w:t>V</w:t>
      </w:r>
      <w:r>
        <w:rPr>
          <w:sz w:val="23"/>
          <w:szCs w:val="23"/>
        </w:rPr>
        <w:t>ice President</w:t>
      </w:r>
      <w:r w:rsidRPr="00F5677D">
        <w:rPr>
          <w:sz w:val="23"/>
          <w:szCs w:val="23"/>
        </w:rPr>
        <w:t xml:space="preserve"> Area Retail &amp; Delivery Operations</w:t>
      </w:r>
    </w:p>
    <w:p w14:paraId="3C331906" w14:textId="000D041D" w:rsidR="00E8045A" w:rsidRPr="000C2E1F" w:rsidRDefault="00A071E8" w:rsidP="00143066">
      <w:pPr>
        <w:pStyle w:val="Default"/>
        <w:numPr>
          <w:ilvl w:val="0"/>
          <w:numId w:val="2"/>
        </w:numPr>
        <w:rPr>
          <w:sz w:val="23"/>
          <w:szCs w:val="23"/>
        </w:rPr>
      </w:pPr>
      <w:r w:rsidRPr="00A071E8">
        <w:rPr>
          <w:sz w:val="23"/>
          <w:szCs w:val="23"/>
        </w:rPr>
        <w:t xml:space="preserve">Dir Field Operations Support </w:t>
      </w:r>
    </w:p>
    <w:p w14:paraId="6F1F1DEC" w14:textId="77777777" w:rsidR="00430963" w:rsidRPr="00BE504B" w:rsidRDefault="00430963" w:rsidP="00143066">
      <w:pPr>
        <w:pStyle w:val="Default"/>
        <w:numPr>
          <w:ilvl w:val="0"/>
          <w:numId w:val="2"/>
        </w:numPr>
        <w:rPr>
          <w:sz w:val="23"/>
          <w:szCs w:val="23"/>
        </w:rPr>
      </w:pPr>
      <w:r w:rsidRPr="00BE504B">
        <w:rPr>
          <w:sz w:val="23"/>
          <w:szCs w:val="23"/>
        </w:rPr>
        <w:t>District Managers</w:t>
      </w:r>
    </w:p>
    <w:p w14:paraId="17CBD82E" w14:textId="77777777" w:rsidR="00D61BAA" w:rsidRPr="00BE504B" w:rsidRDefault="00D61BAA" w:rsidP="00143066">
      <w:pPr>
        <w:pStyle w:val="Default"/>
        <w:numPr>
          <w:ilvl w:val="0"/>
          <w:numId w:val="2"/>
        </w:numPr>
        <w:rPr>
          <w:sz w:val="23"/>
          <w:szCs w:val="23"/>
        </w:rPr>
      </w:pPr>
      <w:r w:rsidRPr="00BE504B">
        <w:rPr>
          <w:sz w:val="23"/>
          <w:szCs w:val="23"/>
        </w:rPr>
        <w:t xml:space="preserve">District </w:t>
      </w:r>
      <w:proofErr w:type="gramStart"/>
      <w:r w:rsidRPr="00BE504B">
        <w:rPr>
          <w:sz w:val="23"/>
          <w:szCs w:val="23"/>
        </w:rPr>
        <w:t>Managers</w:t>
      </w:r>
      <w:proofErr w:type="gramEnd"/>
      <w:r w:rsidRPr="00BE504B">
        <w:rPr>
          <w:sz w:val="23"/>
          <w:szCs w:val="23"/>
        </w:rPr>
        <w:t xml:space="preserve"> Operation Integration</w:t>
      </w:r>
    </w:p>
    <w:p w14:paraId="2F525298" w14:textId="77777777" w:rsidR="00635513" w:rsidRPr="00BE504B" w:rsidRDefault="00635513" w:rsidP="00143066">
      <w:pPr>
        <w:pStyle w:val="Default"/>
        <w:numPr>
          <w:ilvl w:val="0"/>
          <w:numId w:val="2"/>
        </w:numPr>
        <w:rPr>
          <w:sz w:val="23"/>
          <w:szCs w:val="23"/>
        </w:rPr>
      </w:pPr>
      <w:r w:rsidRPr="00BE504B">
        <w:rPr>
          <w:sz w:val="23"/>
          <w:szCs w:val="23"/>
        </w:rPr>
        <w:t>Manager Post Office Operations</w:t>
      </w:r>
    </w:p>
    <w:p w14:paraId="04375A21" w14:textId="77777777" w:rsidR="00635513" w:rsidRPr="00BE504B" w:rsidRDefault="00635513" w:rsidP="00143066">
      <w:pPr>
        <w:pStyle w:val="Default"/>
        <w:numPr>
          <w:ilvl w:val="0"/>
          <w:numId w:val="2"/>
        </w:numPr>
        <w:rPr>
          <w:sz w:val="23"/>
          <w:szCs w:val="23"/>
        </w:rPr>
      </w:pPr>
      <w:r w:rsidRPr="00BE504B">
        <w:rPr>
          <w:sz w:val="23"/>
          <w:szCs w:val="23"/>
        </w:rPr>
        <w:t xml:space="preserve">Postmasters </w:t>
      </w:r>
    </w:p>
    <w:p w14:paraId="5A89645A" w14:textId="77777777" w:rsidR="00635513" w:rsidRDefault="00635513" w:rsidP="00143066">
      <w:pPr>
        <w:pStyle w:val="Default"/>
        <w:numPr>
          <w:ilvl w:val="0"/>
          <w:numId w:val="2"/>
        </w:numPr>
        <w:rPr>
          <w:sz w:val="23"/>
          <w:szCs w:val="23"/>
        </w:rPr>
      </w:pPr>
      <w:r w:rsidRPr="00BE504B">
        <w:rPr>
          <w:sz w:val="23"/>
          <w:szCs w:val="23"/>
        </w:rPr>
        <w:t>Station Managers</w:t>
      </w:r>
    </w:p>
    <w:bookmarkEnd w:id="12"/>
    <w:p w14:paraId="5FFA746D" w14:textId="77777777" w:rsidR="00BE504B" w:rsidRDefault="00BE504B" w:rsidP="00BE504B">
      <w:pPr>
        <w:pStyle w:val="Default"/>
        <w:rPr>
          <w:sz w:val="23"/>
          <w:szCs w:val="23"/>
        </w:rPr>
      </w:pPr>
    </w:p>
    <w:p w14:paraId="41E05F20" w14:textId="77777777" w:rsidR="00BE504B" w:rsidRPr="00BE504B" w:rsidRDefault="00BE504B" w:rsidP="00743003">
      <w:pPr>
        <w:pStyle w:val="Default"/>
        <w:rPr>
          <w:sz w:val="23"/>
          <w:szCs w:val="23"/>
        </w:rPr>
      </w:pPr>
    </w:p>
    <w:p w14:paraId="33023CFE" w14:textId="640BA15B" w:rsidR="00430963" w:rsidRPr="00265449" w:rsidRDefault="00A72779" w:rsidP="003D661A">
      <w:pPr>
        <w:pStyle w:val="Heading2"/>
        <w:numPr>
          <w:ilvl w:val="1"/>
          <w:numId w:val="1"/>
        </w:numPr>
        <w:rPr>
          <w:rFonts w:ascii="Arial" w:hAnsi="Arial" w:cs="Arial"/>
          <w:highlight w:val="yellow"/>
        </w:rPr>
      </w:pPr>
      <w:r w:rsidRPr="00265449">
        <w:rPr>
          <w:rFonts w:ascii="Arial" w:hAnsi="Arial" w:cs="Arial"/>
          <w:sz w:val="23"/>
          <w:szCs w:val="23"/>
          <w:highlight w:val="yellow"/>
        </w:rPr>
        <w:t xml:space="preserve">Workhour </w:t>
      </w:r>
      <w:r w:rsidR="009F766B" w:rsidRPr="00265449">
        <w:rPr>
          <w:rFonts w:ascii="Arial" w:hAnsi="Arial" w:cs="Arial"/>
          <w:sz w:val="23"/>
          <w:szCs w:val="23"/>
          <w:highlight w:val="yellow"/>
        </w:rPr>
        <w:t xml:space="preserve">Efficiency </w:t>
      </w:r>
      <w:r w:rsidR="00635513" w:rsidRPr="00265449">
        <w:rPr>
          <w:rFonts w:ascii="Arial" w:hAnsi="Arial" w:cs="Arial"/>
          <w:sz w:val="23"/>
          <w:szCs w:val="23"/>
          <w:highlight w:val="yellow"/>
        </w:rPr>
        <w:t>Sup</w:t>
      </w:r>
      <w:r w:rsidR="00265449" w:rsidRPr="00265449">
        <w:rPr>
          <w:rFonts w:ascii="Arial" w:hAnsi="Arial" w:cs="Arial"/>
          <w:sz w:val="23"/>
          <w:szCs w:val="23"/>
          <w:highlight w:val="yellow"/>
        </w:rPr>
        <w:t xml:space="preserve">port </w:t>
      </w:r>
    </w:p>
    <w:p w14:paraId="77EABB48" w14:textId="77777777" w:rsidR="00430963" w:rsidRPr="00BE504B" w:rsidRDefault="00430963" w:rsidP="00FB459E">
      <w:pPr>
        <w:pStyle w:val="Default"/>
        <w:ind w:left="360"/>
        <w:rPr>
          <w:sz w:val="23"/>
          <w:szCs w:val="23"/>
        </w:rPr>
      </w:pPr>
    </w:p>
    <w:p w14:paraId="0A1BB247" w14:textId="09141D0B" w:rsidR="00CF7CC1" w:rsidRPr="00BE504B" w:rsidRDefault="00A72779" w:rsidP="00FB459E">
      <w:pPr>
        <w:pStyle w:val="ListParagraph"/>
        <w:ind w:left="360"/>
        <w:rPr>
          <w:rFonts w:cs="Arial"/>
        </w:rPr>
      </w:pPr>
      <w:r w:rsidRPr="00A72779">
        <w:rPr>
          <w:rFonts w:cs="Arial"/>
        </w:rPr>
        <w:t xml:space="preserve">Workhour Efficiency Support </w:t>
      </w:r>
      <w:hyperlink r:id="rId14" w:history="1">
        <w:r w:rsidRPr="006E6DB3">
          <w:rPr>
            <w:rStyle w:val="Hyperlink"/>
            <w:rFonts w:cs="Arial"/>
          </w:rPr>
          <w:t>WorkhourEfficiencySupport@usps.gov</w:t>
        </w:r>
      </w:hyperlink>
      <w:r>
        <w:rPr>
          <w:rFonts w:cs="Arial"/>
        </w:rPr>
        <w:t>\</w:t>
      </w:r>
    </w:p>
    <w:p w14:paraId="6415422D" w14:textId="77777777" w:rsidR="00430963" w:rsidRDefault="00430963">
      <w:pPr>
        <w:spacing w:after="200" w:line="276" w:lineRule="auto"/>
        <w:rPr>
          <w:ins w:id="13" w:author="Cantrell, Diane L - Blackshear, GA" w:date="2024-07-19T11:28:00Z"/>
          <w:rFonts w:cs="Arial"/>
          <w:b/>
          <w:color w:val="365F91"/>
          <w:sz w:val="28"/>
        </w:rPr>
      </w:pPr>
      <w:bookmarkStart w:id="14" w:name="_Toc377389596"/>
    </w:p>
    <w:p w14:paraId="07D8DD36" w14:textId="77777777" w:rsidR="00F31FE0" w:rsidRDefault="00F31FE0">
      <w:pPr>
        <w:spacing w:after="200" w:line="276" w:lineRule="auto"/>
        <w:rPr>
          <w:rFonts w:cs="Arial"/>
          <w:b/>
          <w:color w:val="365F91"/>
          <w:sz w:val="28"/>
        </w:rPr>
      </w:pPr>
    </w:p>
    <w:p w14:paraId="74991CC5" w14:textId="6B13FD5A" w:rsidR="00430963" w:rsidRPr="00FF4B16" w:rsidRDefault="00E46E80" w:rsidP="00743003">
      <w:pPr>
        <w:pStyle w:val="Heading1"/>
        <w:numPr>
          <w:ilvl w:val="0"/>
          <w:numId w:val="1"/>
        </w:numPr>
        <w:rPr>
          <w:rFonts w:cs="Arial"/>
          <w:noProof/>
        </w:rPr>
      </w:pPr>
      <w:bookmarkStart w:id="15" w:name="_Hlk173138543"/>
      <w:bookmarkEnd w:id="14"/>
      <w:r w:rsidRPr="00E46E80">
        <w:rPr>
          <w:rFonts w:ascii="Arial" w:hAnsi="Arial" w:cs="Arial"/>
        </w:rPr>
        <w:lastRenderedPageBreak/>
        <w:t>CDV Earned Workhour Analysis</w:t>
      </w:r>
    </w:p>
    <w:bookmarkEnd w:id="15"/>
    <w:p w14:paraId="30F1B6DD" w14:textId="7437FC78" w:rsidR="0088699D" w:rsidRPr="00BE504B" w:rsidRDefault="0088699D" w:rsidP="009500F5">
      <w:pPr>
        <w:jc w:val="center"/>
        <w:rPr>
          <w:rFonts w:cs="Arial"/>
          <w:noProof/>
        </w:rPr>
      </w:pPr>
    </w:p>
    <w:p w14:paraId="44011B85" w14:textId="7418C967" w:rsidR="0088699D" w:rsidRPr="00BE504B" w:rsidRDefault="0088699D" w:rsidP="000E43F1">
      <w:pPr>
        <w:rPr>
          <w:rFonts w:cs="Arial"/>
        </w:rPr>
      </w:pPr>
    </w:p>
    <w:p w14:paraId="798991FB" w14:textId="0AE1EDC9" w:rsidR="00430963" w:rsidRPr="00743003" w:rsidRDefault="000E1DD8" w:rsidP="00CC0450">
      <w:pPr>
        <w:pStyle w:val="Heading2"/>
        <w:rPr>
          <w:rFonts w:ascii="Arial" w:hAnsi="Arial" w:cs="Arial"/>
        </w:rPr>
      </w:pPr>
      <w:bookmarkStart w:id="16" w:name="_Toc377389598"/>
      <w:bookmarkStart w:id="17" w:name="_Toc378667904"/>
      <w:bookmarkStart w:id="18" w:name="_Toc378769333"/>
      <w:bookmarkStart w:id="19" w:name="_Toc379282206"/>
      <w:proofErr w:type="gramStart"/>
      <w:r w:rsidRPr="00743003">
        <w:rPr>
          <w:rFonts w:ascii="Arial" w:hAnsi="Arial" w:cs="Arial"/>
        </w:rPr>
        <w:t xml:space="preserve">2.1 </w:t>
      </w:r>
      <w:bookmarkEnd w:id="16"/>
      <w:bookmarkEnd w:id="17"/>
      <w:bookmarkEnd w:id="18"/>
      <w:bookmarkEnd w:id="19"/>
      <w:r w:rsidR="00E16ED9" w:rsidRPr="00E16ED9">
        <w:rPr>
          <w:rFonts w:ascii="Arial" w:hAnsi="Arial" w:cs="Arial"/>
        </w:rPr>
        <w:t>Earned</w:t>
      </w:r>
      <w:proofErr w:type="gramEnd"/>
      <w:r w:rsidR="00E16ED9" w:rsidRPr="00E16ED9">
        <w:rPr>
          <w:rFonts w:ascii="Arial" w:hAnsi="Arial" w:cs="Arial"/>
        </w:rPr>
        <w:t xml:space="preserve"> Office Workhour Analysis</w:t>
      </w:r>
    </w:p>
    <w:p w14:paraId="2DB25421" w14:textId="77777777" w:rsidR="00430963" w:rsidRDefault="00430963" w:rsidP="005132E0">
      <w:pPr>
        <w:rPr>
          <w:rFonts w:cs="Arial"/>
          <w:b/>
          <w:bCs/>
        </w:rPr>
      </w:pPr>
    </w:p>
    <w:p w14:paraId="3454176B" w14:textId="1EB1A647" w:rsidR="002200C9" w:rsidRPr="00BE504B" w:rsidRDefault="002200C9" w:rsidP="005132E0">
      <w:pPr>
        <w:rPr>
          <w:rFonts w:cs="Arial"/>
          <w:b/>
          <w:bCs/>
        </w:rPr>
      </w:pPr>
      <w:r>
        <w:rPr>
          <w:rFonts w:cs="Arial"/>
          <w:b/>
          <w:bCs/>
          <w:noProof/>
        </w:rPr>
        <w:drawing>
          <wp:inline distT="0" distB="0" distL="0" distR="0" wp14:anchorId="69884B27" wp14:editId="6071D0EC">
            <wp:extent cx="6582410" cy="1822450"/>
            <wp:effectExtent l="0" t="0" r="8890" b="6350"/>
            <wp:docPr id="170272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2410" cy="1822450"/>
                    </a:xfrm>
                    <a:prstGeom prst="rect">
                      <a:avLst/>
                    </a:prstGeom>
                    <a:noFill/>
                  </pic:spPr>
                </pic:pic>
              </a:graphicData>
            </a:graphic>
          </wp:inline>
        </w:drawing>
      </w:r>
    </w:p>
    <w:p w14:paraId="18D9093C" w14:textId="77777777" w:rsidR="002200C9" w:rsidRDefault="002200C9" w:rsidP="002200C9">
      <w:pPr>
        <w:pStyle w:val="Heading2"/>
        <w:rPr>
          <w:rFonts w:ascii="Arial" w:hAnsi="Arial" w:cs="Arial"/>
        </w:rPr>
      </w:pPr>
      <w:bookmarkStart w:id="20" w:name="_Toc377389599"/>
      <w:bookmarkStart w:id="21" w:name="_Toc378667905"/>
      <w:bookmarkStart w:id="22" w:name="_Toc378769334"/>
      <w:bookmarkStart w:id="23" w:name="_Toc379282207"/>
    </w:p>
    <w:p w14:paraId="058611D1" w14:textId="77777777" w:rsidR="001A25ED" w:rsidRPr="001A25ED" w:rsidRDefault="001A25ED" w:rsidP="001A25ED">
      <w:pPr>
        <w:textAlignment w:val="baseline"/>
        <w:rPr>
          <w:rFonts w:ascii="Times New Roman" w:hAnsi="Times New Roman"/>
          <w:sz w:val="24"/>
          <w:szCs w:val="24"/>
        </w:rPr>
      </w:pPr>
      <w:r w:rsidRPr="001A25ED">
        <w:rPr>
          <w:rFonts w:eastAsia="ヒラギノ角ゴ Pro W3" w:cs="ヒラギノ角ゴ Pro W3"/>
          <w:color w:val="000000"/>
          <w:kern w:val="24"/>
          <w:sz w:val="24"/>
          <w:szCs w:val="24"/>
        </w:rPr>
        <w:t>LDC 21 Earned Office Hour Methodology</w:t>
      </w:r>
    </w:p>
    <w:p w14:paraId="03662358" w14:textId="77777777" w:rsidR="001A25ED" w:rsidRPr="001A25ED" w:rsidRDefault="001A25ED" w:rsidP="001A25ED">
      <w:pPr>
        <w:ind w:left="720"/>
        <w:textAlignment w:val="baseline"/>
        <w:rPr>
          <w:rFonts w:ascii="Times New Roman" w:hAnsi="Times New Roman"/>
          <w:sz w:val="24"/>
          <w:szCs w:val="24"/>
        </w:rPr>
      </w:pPr>
      <w:r w:rsidRPr="001A25ED">
        <w:rPr>
          <w:rFonts w:eastAsia="ヒラギノ角ゴ Pro W3" w:cs="ヒラギノ角ゴ Pro W3"/>
          <w:color w:val="000000"/>
          <w:kern w:val="24"/>
          <w:sz w:val="24"/>
          <w:szCs w:val="24"/>
        </w:rPr>
        <w:t>Option 1</w:t>
      </w:r>
    </w:p>
    <w:p w14:paraId="0066A517" w14:textId="77777777" w:rsidR="001A25ED" w:rsidRPr="001A25ED" w:rsidRDefault="001A25ED" w:rsidP="00143066">
      <w:pPr>
        <w:numPr>
          <w:ilvl w:val="1"/>
          <w:numId w:val="5"/>
        </w:numPr>
        <w:ind w:left="2606"/>
        <w:contextualSpacing/>
        <w:textAlignment w:val="baseline"/>
        <w:rPr>
          <w:rFonts w:ascii="Times New Roman" w:hAnsi="Times New Roman"/>
          <w:sz w:val="24"/>
          <w:szCs w:val="24"/>
        </w:rPr>
      </w:pPr>
      <w:r w:rsidRPr="001A25ED">
        <w:rPr>
          <w:rFonts w:eastAsia="ヒラギノ角ゴ Pro W3" w:cs="ヒラギノ角ゴ Pro W3"/>
          <w:color w:val="000000"/>
          <w:kern w:val="24"/>
          <w:sz w:val="24"/>
          <w:szCs w:val="24"/>
        </w:rPr>
        <w:t xml:space="preserve">Unit receives DPS and is &gt; 90% </w:t>
      </w:r>
      <w:proofErr w:type="gramStart"/>
      <w:r w:rsidRPr="001A25ED">
        <w:rPr>
          <w:rFonts w:eastAsia="ヒラギノ角ゴ Pro W3" w:cs="ヒラギノ角ゴ Pro W3"/>
          <w:color w:val="000000"/>
          <w:kern w:val="24"/>
          <w:sz w:val="24"/>
          <w:szCs w:val="24"/>
        </w:rPr>
        <w:t>Then ((</w:t>
      </w:r>
      <w:proofErr w:type="gramEnd"/>
      <w:r w:rsidRPr="001A25ED">
        <w:rPr>
          <w:rFonts w:eastAsia="ヒラギノ角ゴ Pro W3" w:cs="ヒラギノ角ゴ Pro W3"/>
          <w:color w:val="000000"/>
          <w:kern w:val="24"/>
          <w:sz w:val="24"/>
          <w:szCs w:val="24"/>
        </w:rPr>
        <w:t>(Act. Cased Ltrs/18/</w:t>
      </w:r>
      <w:proofErr w:type="gramStart"/>
      <w:r w:rsidRPr="001A25ED">
        <w:rPr>
          <w:rFonts w:eastAsia="ヒラギノ角ゴ Pro W3" w:cs="ヒラギノ角ゴ Pro W3"/>
          <w:color w:val="000000"/>
          <w:kern w:val="24"/>
          <w:sz w:val="24"/>
          <w:szCs w:val="24"/>
        </w:rPr>
        <w:t>60)+</w:t>
      </w:r>
      <w:proofErr w:type="gramEnd"/>
      <w:r w:rsidRPr="001A25ED">
        <w:rPr>
          <w:rFonts w:eastAsia="ヒラギノ角ゴ Pro W3" w:cs="ヒラギノ角ゴ Pro W3"/>
          <w:color w:val="000000"/>
          <w:kern w:val="24"/>
          <w:sz w:val="24"/>
          <w:szCs w:val="24"/>
        </w:rPr>
        <w:t>(Act. Cased Flts/8/60</w:t>
      </w:r>
      <w:proofErr w:type="gramStart"/>
      <w:r w:rsidRPr="001A25ED">
        <w:rPr>
          <w:rFonts w:eastAsia="ヒラギノ角ゴ Pro W3" w:cs="ヒラギノ角ゴ Pro W3"/>
          <w:color w:val="000000"/>
          <w:kern w:val="24"/>
          <w:sz w:val="24"/>
          <w:szCs w:val="24"/>
        </w:rPr>
        <w:t>))+(</w:t>
      </w:r>
      <w:proofErr w:type="gramEnd"/>
      <w:r w:rsidRPr="001A25ED">
        <w:rPr>
          <w:rFonts w:eastAsia="ヒラギノ角ゴ Pro W3" w:cs="ヒラギノ角ゴ Pro W3"/>
          <w:color w:val="000000"/>
          <w:kern w:val="24"/>
          <w:sz w:val="24"/>
          <w:szCs w:val="24"/>
        </w:rPr>
        <w:t>(Act cased Ltrs + Cased flts)/70/60</w:t>
      </w:r>
      <w:proofErr w:type="gramStart"/>
      <w:r w:rsidRPr="001A25ED">
        <w:rPr>
          <w:rFonts w:eastAsia="ヒラギノ角ゴ Pro W3" w:cs="ヒラギノ角ゴ Pro W3"/>
          <w:color w:val="000000"/>
          <w:kern w:val="24"/>
          <w:sz w:val="24"/>
          <w:szCs w:val="24"/>
        </w:rPr>
        <w:t>))*</w:t>
      </w:r>
      <w:proofErr w:type="gramEnd"/>
      <w:r w:rsidRPr="001A25ED">
        <w:rPr>
          <w:rFonts w:eastAsia="ヒラギノ角ゴ Pro W3" w:cs="ヒラギノ角ゴ Pro W3"/>
          <w:color w:val="000000"/>
          <w:kern w:val="24"/>
          <w:sz w:val="24"/>
          <w:szCs w:val="24"/>
        </w:rPr>
        <w:t>90%+FOT</w:t>
      </w:r>
    </w:p>
    <w:p w14:paraId="7CD806B8" w14:textId="77777777" w:rsidR="001A25ED" w:rsidRPr="001A25ED" w:rsidRDefault="001A25ED" w:rsidP="001A25ED">
      <w:pPr>
        <w:ind w:left="720"/>
        <w:textAlignment w:val="baseline"/>
        <w:rPr>
          <w:rFonts w:ascii="Times New Roman" w:hAnsi="Times New Roman"/>
          <w:sz w:val="24"/>
          <w:szCs w:val="24"/>
        </w:rPr>
      </w:pPr>
      <w:r w:rsidRPr="001A25ED">
        <w:rPr>
          <w:rFonts w:eastAsia="ヒラギノ角ゴ Pro W3" w:cs="ヒラギノ角ゴ Pro W3"/>
          <w:color w:val="000000"/>
          <w:kern w:val="24"/>
          <w:sz w:val="24"/>
          <w:szCs w:val="24"/>
        </w:rPr>
        <w:t>Option 2</w:t>
      </w:r>
    </w:p>
    <w:p w14:paraId="0686B6DC" w14:textId="77777777" w:rsidR="001A25ED" w:rsidRPr="001A25ED" w:rsidRDefault="001A25ED" w:rsidP="00143066">
      <w:pPr>
        <w:numPr>
          <w:ilvl w:val="1"/>
          <w:numId w:val="6"/>
        </w:numPr>
        <w:ind w:left="2606"/>
        <w:contextualSpacing/>
        <w:textAlignment w:val="baseline"/>
        <w:rPr>
          <w:rFonts w:ascii="Times New Roman" w:hAnsi="Times New Roman"/>
          <w:sz w:val="24"/>
          <w:szCs w:val="24"/>
        </w:rPr>
      </w:pPr>
      <w:r w:rsidRPr="001A25ED">
        <w:rPr>
          <w:rFonts w:eastAsia="ヒラギノ角ゴ Pro W3" w:cs="ヒラギノ角ゴ Pro W3"/>
          <w:color w:val="000000"/>
          <w:kern w:val="24"/>
          <w:sz w:val="24"/>
          <w:szCs w:val="24"/>
        </w:rPr>
        <w:t xml:space="preserve">Unit receives DPS and is &lt; 90% </w:t>
      </w:r>
      <w:proofErr w:type="gramStart"/>
      <w:r w:rsidRPr="001A25ED">
        <w:rPr>
          <w:rFonts w:eastAsia="ヒラギノ角ゴ Pro W3" w:cs="ヒラギノ角ゴ Pro W3"/>
          <w:color w:val="000000"/>
          <w:kern w:val="24"/>
          <w:sz w:val="24"/>
          <w:szCs w:val="24"/>
        </w:rPr>
        <w:t>Then ((</w:t>
      </w:r>
      <w:proofErr w:type="gramEnd"/>
      <w:r w:rsidRPr="001A25ED">
        <w:rPr>
          <w:rFonts w:eastAsia="ヒラギノ角ゴ Pro W3" w:cs="ヒラギノ角ゴ Pro W3"/>
          <w:color w:val="000000"/>
          <w:kern w:val="24"/>
          <w:sz w:val="24"/>
          <w:szCs w:val="24"/>
        </w:rPr>
        <w:t>(Cased Ltrs + DPS * 10%/18/</w:t>
      </w:r>
      <w:proofErr w:type="gramStart"/>
      <w:r w:rsidRPr="001A25ED">
        <w:rPr>
          <w:rFonts w:eastAsia="ヒラギノ角ゴ Pro W3" w:cs="ヒラギノ角ゴ Pro W3"/>
          <w:color w:val="000000"/>
          <w:kern w:val="24"/>
          <w:sz w:val="24"/>
          <w:szCs w:val="24"/>
        </w:rPr>
        <w:t>60)+</w:t>
      </w:r>
      <w:proofErr w:type="gramEnd"/>
      <w:r w:rsidRPr="001A25ED">
        <w:rPr>
          <w:rFonts w:eastAsia="ヒラギノ角ゴ Pro W3" w:cs="ヒラギノ角ゴ Pro W3"/>
          <w:color w:val="000000"/>
          <w:kern w:val="24"/>
          <w:sz w:val="24"/>
          <w:szCs w:val="24"/>
        </w:rPr>
        <w:t>(Act. Cased Flts/8/60</w:t>
      </w:r>
      <w:proofErr w:type="gramStart"/>
      <w:r w:rsidRPr="001A25ED">
        <w:rPr>
          <w:rFonts w:eastAsia="ヒラギノ角ゴ Pro W3" w:cs="ヒラギノ角ゴ Pro W3"/>
          <w:color w:val="000000"/>
          <w:kern w:val="24"/>
          <w:sz w:val="24"/>
          <w:szCs w:val="24"/>
        </w:rPr>
        <w:t>))+(</w:t>
      </w:r>
      <w:proofErr w:type="gramEnd"/>
      <w:r w:rsidRPr="001A25ED">
        <w:rPr>
          <w:rFonts w:eastAsia="ヒラギノ角ゴ Pro W3" w:cs="ヒラギノ角ゴ Pro W3"/>
          <w:color w:val="000000"/>
          <w:kern w:val="24"/>
          <w:sz w:val="24"/>
          <w:szCs w:val="24"/>
        </w:rPr>
        <w:t xml:space="preserve">(Act cased Ltrs + </w:t>
      </w:r>
      <w:proofErr w:type="gramStart"/>
      <w:r w:rsidRPr="001A25ED">
        <w:rPr>
          <w:rFonts w:eastAsia="ヒラギノ角ゴ Pro W3" w:cs="ヒラギノ角ゴ Pro W3"/>
          <w:color w:val="000000"/>
          <w:kern w:val="24"/>
          <w:sz w:val="24"/>
          <w:szCs w:val="24"/>
        </w:rPr>
        <w:t>DPS )</w:t>
      </w:r>
      <w:proofErr w:type="gramEnd"/>
      <w:r w:rsidRPr="001A25ED">
        <w:rPr>
          <w:rFonts w:eastAsia="ヒラギノ角ゴ Pro W3" w:cs="ヒラギノ角ゴ Pro W3"/>
          <w:color w:val="000000"/>
          <w:kern w:val="24"/>
          <w:sz w:val="24"/>
          <w:szCs w:val="24"/>
        </w:rPr>
        <w:t>* 10% + Cased flts)/70/60</w:t>
      </w:r>
      <w:proofErr w:type="gramStart"/>
      <w:r w:rsidRPr="001A25ED">
        <w:rPr>
          <w:rFonts w:eastAsia="ヒラギノ角ゴ Pro W3" w:cs="ヒラギノ角ゴ Pro W3"/>
          <w:color w:val="000000"/>
          <w:kern w:val="24"/>
          <w:sz w:val="24"/>
          <w:szCs w:val="24"/>
        </w:rPr>
        <w:t>))*</w:t>
      </w:r>
      <w:proofErr w:type="gramEnd"/>
      <w:r w:rsidRPr="001A25ED">
        <w:rPr>
          <w:rFonts w:eastAsia="ヒラギノ角ゴ Pro W3" w:cs="ヒラギノ角ゴ Pro W3"/>
          <w:color w:val="000000"/>
          <w:kern w:val="24"/>
          <w:sz w:val="24"/>
          <w:szCs w:val="24"/>
        </w:rPr>
        <w:t>90%+FOT</w:t>
      </w:r>
    </w:p>
    <w:p w14:paraId="3B2701D4" w14:textId="77777777" w:rsidR="00707517" w:rsidRDefault="00707517" w:rsidP="00707517"/>
    <w:p w14:paraId="737F41C6" w14:textId="6BAEC0F6" w:rsidR="00BE5559" w:rsidRPr="006E109D" w:rsidRDefault="00430963" w:rsidP="00143066">
      <w:pPr>
        <w:pStyle w:val="Heading2"/>
        <w:numPr>
          <w:ilvl w:val="1"/>
          <w:numId w:val="4"/>
        </w:numPr>
        <w:rPr>
          <w:rFonts w:ascii="Arial" w:hAnsi="Arial" w:cs="Arial"/>
        </w:rPr>
      </w:pPr>
      <w:bookmarkStart w:id="24" w:name="_Toc377389600"/>
      <w:bookmarkStart w:id="25" w:name="_Toc378667906"/>
      <w:bookmarkStart w:id="26" w:name="_Toc378769335"/>
      <w:bookmarkStart w:id="27" w:name="_Toc379282208"/>
      <w:bookmarkEnd w:id="20"/>
      <w:bookmarkEnd w:id="21"/>
      <w:bookmarkEnd w:id="22"/>
      <w:bookmarkEnd w:id="23"/>
      <w:r w:rsidRPr="00E4708B">
        <w:rPr>
          <w:rFonts w:ascii="Arial" w:hAnsi="Arial" w:cs="Arial"/>
        </w:rPr>
        <w:t>Purpose</w:t>
      </w:r>
      <w:bookmarkEnd w:id="24"/>
      <w:bookmarkEnd w:id="25"/>
      <w:bookmarkEnd w:id="26"/>
      <w:bookmarkEnd w:id="27"/>
      <w:r w:rsidR="00BE5559" w:rsidRPr="00E4708B">
        <w:rPr>
          <w:rFonts w:ascii="Arial" w:eastAsia="ヒラギノ角ゴ Pro W3" w:hAnsi="Arial" w:cs="Arial"/>
          <w:color w:val="000000"/>
          <w:kern w:val="24"/>
          <w:sz w:val="24"/>
          <w:szCs w:val="24"/>
        </w:rPr>
        <w:t xml:space="preserve"> </w:t>
      </w:r>
      <w:r w:rsidR="00BE5559" w:rsidRPr="006E109D">
        <w:rPr>
          <w:rFonts w:ascii="Arial" w:hAnsi="Arial" w:cs="Arial"/>
        </w:rPr>
        <w:t>LDC 26 Earned Methodology</w:t>
      </w:r>
    </w:p>
    <w:p w14:paraId="0EDDA233" w14:textId="77777777" w:rsidR="00430963" w:rsidRPr="00BE504B" w:rsidRDefault="00430963" w:rsidP="006204DC">
      <w:pPr>
        <w:rPr>
          <w:rFonts w:cs="Arial"/>
        </w:rPr>
      </w:pPr>
    </w:p>
    <w:p w14:paraId="67B80396" w14:textId="2B89F2CB" w:rsidR="002A3D34" w:rsidRDefault="002A3D34" w:rsidP="007E3B90">
      <w:pPr>
        <w:rPr>
          <w:rFonts w:cs="Arial"/>
          <w:sz w:val="23"/>
          <w:szCs w:val="23"/>
        </w:rPr>
      </w:pPr>
      <w:r>
        <w:rPr>
          <w:rFonts w:cs="Arial"/>
          <w:noProof/>
          <w:sz w:val="23"/>
          <w:szCs w:val="23"/>
        </w:rPr>
        <w:drawing>
          <wp:inline distT="0" distB="0" distL="0" distR="0" wp14:anchorId="7154B0C5" wp14:editId="4C5A4462">
            <wp:extent cx="6531610" cy="1921510"/>
            <wp:effectExtent l="0" t="0" r="2540" b="2540"/>
            <wp:docPr id="618273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1610" cy="1921510"/>
                    </a:xfrm>
                    <a:prstGeom prst="rect">
                      <a:avLst/>
                    </a:prstGeom>
                    <a:noFill/>
                  </pic:spPr>
                </pic:pic>
              </a:graphicData>
            </a:graphic>
          </wp:inline>
        </w:drawing>
      </w:r>
    </w:p>
    <w:p w14:paraId="3E03F770" w14:textId="2F855CCA" w:rsidR="002A3D34" w:rsidRDefault="002A3D34" w:rsidP="007E3B90">
      <w:pPr>
        <w:rPr>
          <w:rFonts w:cs="Arial"/>
          <w:sz w:val="23"/>
          <w:szCs w:val="23"/>
        </w:rPr>
      </w:pPr>
    </w:p>
    <w:p w14:paraId="40384EEF" w14:textId="77777777" w:rsidR="002A3D34" w:rsidRDefault="002A3D34" w:rsidP="007E3B90">
      <w:pPr>
        <w:rPr>
          <w:rFonts w:cs="Arial"/>
          <w:sz w:val="23"/>
          <w:szCs w:val="23"/>
        </w:rPr>
      </w:pPr>
    </w:p>
    <w:p w14:paraId="6133DAD6" w14:textId="77777777" w:rsidR="006E109D" w:rsidRPr="006E109D" w:rsidRDefault="006E109D" w:rsidP="006E109D">
      <w:pPr>
        <w:textAlignment w:val="baseline"/>
        <w:rPr>
          <w:rFonts w:ascii="Times New Roman" w:hAnsi="Times New Roman"/>
          <w:sz w:val="24"/>
          <w:szCs w:val="24"/>
        </w:rPr>
      </w:pPr>
      <w:bookmarkStart w:id="28" w:name="_Hlk173073513"/>
      <w:r w:rsidRPr="006E109D">
        <w:rPr>
          <w:rFonts w:eastAsia="ヒラギノ角ゴ Pro W3" w:cs="ヒラギノ角ゴ Pro W3"/>
          <w:color w:val="000000"/>
          <w:kern w:val="24"/>
          <w:sz w:val="24"/>
          <w:szCs w:val="24"/>
        </w:rPr>
        <w:lastRenderedPageBreak/>
        <w:t>LDC 26 Earned Methodology</w:t>
      </w:r>
    </w:p>
    <w:bookmarkEnd w:id="28"/>
    <w:p w14:paraId="1D5F1BB6" w14:textId="77777777" w:rsidR="006E109D" w:rsidRPr="006E109D" w:rsidRDefault="006E109D" w:rsidP="00143066">
      <w:pPr>
        <w:numPr>
          <w:ilvl w:val="1"/>
          <w:numId w:val="7"/>
        </w:numPr>
        <w:ind w:left="2606"/>
        <w:contextualSpacing/>
        <w:textAlignment w:val="baseline"/>
        <w:rPr>
          <w:rFonts w:ascii="Times New Roman" w:hAnsi="Times New Roman"/>
          <w:sz w:val="24"/>
          <w:szCs w:val="24"/>
        </w:rPr>
      </w:pPr>
      <w:r w:rsidRPr="006E109D">
        <w:rPr>
          <w:rFonts w:eastAsia="ヒラギノ角ゴ Pro W3" w:cs="ヒラギノ角ゴ Pro W3"/>
          <w:color w:val="000000"/>
          <w:kern w:val="24"/>
          <w:sz w:val="24"/>
          <w:szCs w:val="24"/>
        </w:rPr>
        <w:t xml:space="preserve"> ((Base City Rts*4)/</w:t>
      </w:r>
      <w:proofErr w:type="gramStart"/>
      <w:r w:rsidRPr="006E109D">
        <w:rPr>
          <w:rFonts w:eastAsia="ヒラギノ角ゴ Pro W3" w:cs="ヒラギノ角ゴ Pro W3"/>
          <w:color w:val="000000"/>
          <w:kern w:val="24"/>
          <w:sz w:val="24"/>
          <w:szCs w:val="24"/>
        </w:rPr>
        <w:t>302)*</w:t>
      </w:r>
      <w:proofErr w:type="gramEnd"/>
      <w:r w:rsidRPr="006E109D">
        <w:rPr>
          <w:rFonts w:eastAsia="ヒラギノ角ゴ Pro W3" w:cs="ヒラギノ角ゴ Pro W3"/>
          <w:color w:val="000000"/>
          <w:kern w:val="24"/>
          <w:sz w:val="24"/>
          <w:szCs w:val="24"/>
        </w:rPr>
        <w:t>Del Days</w:t>
      </w:r>
    </w:p>
    <w:p w14:paraId="67433F06" w14:textId="77777777" w:rsidR="00BE5559" w:rsidRDefault="00BE5559" w:rsidP="006E109D">
      <w:pPr>
        <w:textAlignment w:val="baseline"/>
        <w:rPr>
          <w:rFonts w:eastAsia="ヒラギノ角ゴ Pro W3" w:cs="ヒラギノ角ゴ Pro W3"/>
          <w:color w:val="000000"/>
          <w:kern w:val="24"/>
          <w:sz w:val="24"/>
          <w:szCs w:val="24"/>
          <w:highlight w:val="yellow"/>
        </w:rPr>
      </w:pPr>
    </w:p>
    <w:p w14:paraId="64B6D208" w14:textId="7E2EDF8E" w:rsidR="006E109D" w:rsidRPr="006E109D" w:rsidRDefault="006E109D" w:rsidP="006E109D">
      <w:pPr>
        <w:textAlignment w:val="baseline"/>
        <w:rPr>
          <w:rFonts w:ascii="Times New Roman" w:hAnsi="Times New Roman"/>
          <w:sz w:val="24"/>
          <w:szCs w:val="24"/>
        </w:rPr>
      </w:pPr>
      <w:r w:rsidRPr="006E109D">
        <w:rPr>
          <w:rFonts w:eastAsia="ヒラギノ角ゴ Pro W3" w:cs="ヒラギノ角ゴ Pro W3"/>
          <w:color w:val="000000"/>
          <w:kern w:val="24"/>
          <w:sz w:val="24"/>
          <w:szCs w:val="24"/>
          <w:highlight w:val="yellow"/>
        </w:rPr>
        <w:t>FOT Earned Methodology</w:t>
      </w:r>
    </w:p>
    <w:p w14:paraId="54A47098" w14:textId="77777777" w:rsidR="006E109D" w:rsidRPr="006E109D" w:rsidRDefault="006E109D" w:rsidP="006E109D">
      <w:pPr>
        <w:ind w:left="720"/>
        <w:textAlignment w:val="baseline"/>
        <w:rPr>
          <w:rFonts w:ascii="Times New Roman" w:hAnsi="Times New Roman"/>
          <w:sz w:val="24"/>
          <w:szCs w:val="24"/>
        </w:rPr>
      </w:pPr>
      <w:r w:rsidRPr="006E109D">
        <w:rPr>
          <w:rFonts w:eastAsia="ヒラギノ角ゴ Pro W3" w:cs="ヒラギノ角ゴ Pro W3"/>
          <w:color w:val="000000"/>
          <w:kern w:val="24"/>
          <w:sz w:val="24"/>
          <w:szCs w:val="24"/>
        </w:rPr>
        <w:t>Option 1</w:t>
      </w:r>
    </w:p>
    <w:p w14:paraId="43806271" w14:textId="77777777" w:rsidR="006E109D" w:rsidRPr="006E109D" w:rsidRDefault="006E109D" w:rsidP="00143066">
      <w:pPr>
        <w:numPr>
          <w:ilvl w:val="2"/>
          <w:numId w:val="8"/>
        </w:numPr>
        <w:ind w:left="4046"/>
        <w:contextualSpacing/>
        <w:textAlignment w:val="baseline"/>
        <w:rPr>
          <w:rFonts w:ascii="Times New Roman" w:hAnsi="Times New Roman"/>
          <w:sz w:val="24"/>
          <w:szCs w:val="24"/>
        </w:rPr>
      </w:pPr>
      <w:r w:rsidRPr="006E109D">
        <w:rPr>
          <w:rFonts w:eastAsia="ヒラギノ角ゴ Pro W3" w:cs="ヒラギノ角ゴ Pro W3"/>
          <w:color w:val="000000"/>
          <w:kern w:val="24"/>
          <w:sz w:val="24"/>
          <w:szCs w:val="24"/>
        </w:rPr>
        <w:t xml:space="preserve">If Office Break = </w:t>
      </w:r>
      <w:proofErr w:type="gramStart"/>
      <w:r w:rsidRPr="006E109D">
        <w:rPr>
          <w:rFonts w:eastAsia="ヒラギノ角ゴ Pro W3" w:cs="ヒラギノ角ゴ Pro W3"/>
          <w:color w:val="000000"/>
          <w:kern w:val="24"/>
          <w:sz w:val="24"/>
          <w:szCs w:val="24"/>
        </w:rPr>
        <w:t>Y</w:t>
      </w:r>
      <w:proofErr w:type="gramEnd"/>
      <w:r w:rsidRPr="006E109D">
        <w:rPr>
          <w:rFonts w:eastAsia="ヒラギノ角ゴ Pro W3" w:cs="ヒラギノ角ゴ Pro W3"/>
          <w:color w:val="000000"/>
          <w:kern w:val="24"/>
          <w:sz w:val="24"/>
          <w:szCs w:val="24"/>
        </w:rPr>
        <w:t xml:space="preserve"> then Base FOT* # of Del Days + 0.17 * # of Earned Rtes</w:t>
      </w:r>
    </w:p>
    <w:p w14:paraId="2F4D601E" w14:textId="77777777" w:rsidR="006E109D" w:rsidRPr="006E109D" w:rsidRDefault="006E109D" w:rsidP="006E109D">
      <w:pPr>
        <w:ind w:left="720"/>
        <w:textAlignment w:val="baseline"/>
        <w:rPr>
          <w:rFonts w:ascii="Times New Roman" w:hAnsi="Times New Roman"/>
          <w:sz w:val="24"/>
          <w:szCs w:val="24"/>
        </w:rPr>
      </w:pPr>
      <w:r w:rsidRPr="006E109D">
        <w:rPr>
          <w:rFonts w:eastAsia="ヒラギノ角ゴ Pro W3" w:cs="ヒラギノ角ゴ Pro W3"/>
          <w:color w:val="000000"/>
          <w:kern w:val="24"/>
          <w:sz w:val="24"/>
          <w:szCs w:val="24"/>
        </w:rPr>
        <w:t xml:space="preserve">Option 2 </w:t>
      </w:r>
    </w:p>
    <w:p w14:paraId="647C6FB2" w14:textId="466D3B49" w:rsidR="002A3D34" w:rsidRDefault="006E109D" w:rsidP="006E109D">
      <w:pPr>
        <w:rPr>
          <w:rFonts w:cs="Arial"/>
          <w:sz w:val="23"/>
          <w:szCs w:val="23"/>
        </w:rPr>
      </w:pPr>
      <w:r w:rsidRPr="006E109D">
        <w:rPr>
          <w:rFonts w:eastAsia="ヒラギノ角ゴ Pro W3" w:cs="ヒラギノ角ゴ Pro W3"/>
          <w:color w:val="000000"/>
          <w:kern w:val="24"/>
          <w:sz w:val="24"/>
          <w:szCs w:val="24"/>
        </w:rPr>
        <w:t xml:space="preserve"> If Office Break = N Base </w:t>
      </w:r>
      <w:proofErr w:type="gramStart"/>
      <w:r w:rsidRPr="006E109D">
        <w:rPr>
          <w:rFonts w:eastAsia="ヒラギノ角ゴ Pro W3" w:cs="ヒラギノ角ゴ Pro W3"/>
          <w:color w:val="000000"/>
          <w:kern w:val="24"/>
          <w:sz w:val="24"/>
          <w:szCs w:val="24"/>
        </w:rPr>
        <w:t>FOT * #</w:t>
      </w:r>
      <w:proofErr w:type="gramEnd"/>
      <w:r w:rsidRPr="006E109D">
        <w:rPr>
          <w:rFonts w:eastAsia="ヒラギノ角ゴ Pro W3" w:cs="ヒラギノ角ゴ Pro W3"/>
          <w:color w:val="000000"/>
          <w:kern w:val="24"/>
          <w:sz w:val="24"/>
          <w:szCs w:val="24"/>
        </w:rPr>
        <w:t xml:space="preserve"> of Del </w:t>
      </w:r>
      <w:proofErr w:type="gramStart"/>
      <w:r w:rsidRPr="006E109D">
        <w:rPr>
          <w:rFonts w:eastAsia="ヒラギノ角ゴ Pro W3" w:cs="ヒラギノ角ゴ Pro W3"/>
          <w:color w:val="000000"/>
          <w:kern w:val="24"/>
          <w:sz w:val="24"/>
          <w:szCs w:val="24"/>
        </w:rPr>
        <w:t>Days * #</w:t>
      </w:r>
      <w:proofErr w:type="gramEnd"/>
      <w:r w:rsidRPr="006E109D">
        <w:rPr>
          <w:rFonts w:eastAsia="ヒラギノ角ゴ Pro W3" w:cs="ヒラギノ角ゴ Pro W3"/>
          <w:color w:val="000000"/>
          <w:kern w:val="24"/>
          <w:sz w:val="24"/>
          <w:szCs w:val="24"/>
        </w:rPr>
        <w:t xml:space="preserve"> Earned Rts</w:t>
      </w:r>
    </w:p>
    <w:p w14:paraId="6E16B83A" w14:textId="77777777" w:rsidR="002A3D34" w:rsidRDefault="002A3D34" w:rsidP="007E3B90">
      <w:pPr>
        <w:rPr>
          <w:rFonts w:cs="Arial"/>
          <w:sz w:val="23"/>
          <w:szCs w:val="23"/>
        </w:rPr>
      </w:pPr>
    </w:p>
    <w:p w14:paraId="25FBCAA0" w14:textId="77777777" w:rsidR="002A3D34" w:rsidRDefault="002A3D34" w:rsidP="007E3B90">
      <w:pPr>
        <w:rPr>
          <w:rFonts w:cs="Arial"/>
          <w:sz w:val="23"/>
          <w:szCs w:val="23"/>
        </w:rPr>
      </w:pPr>
    </w:p>
    <w:p w14:paraId="5B5C1A8A" w14:textId="77777777" w:rsidR="002A3D34" w:rsidRDefault="002A3D34" w:rsidP="007E3B90">
      <w:pPr>
        <w:rPr>
          <w:rFonts w:cs="Arial"/>
          <w:sz w:val="23"/>
          <w:szCs w:val="23"/>
        </w:rPr>
      </w:pPr>
    </w:p>
    <w:p w14:paraId="1E910DF6" w14:textId="114FA7B7" w:rsidR="00FC2E69" w:rsidRPr="00B0532B" w:rsidRDefault="00FC2E69" w:rsidP="00143066">
      <w:pPr>
        <w:pStyle w:val="Heading2"/>
        <w:numPr>
          <w:ilvl w:val="1"/>
          <w:numId w:val="4"/>
        </w:numPr>
        <w:rPr>
          <w:rFonts w:ascii="Arial" w:hAnsi="Arial" w:cs="Arial"/>
        </w:rPr>
      </w:pPr>
      <w:r w:rsidRPr="00B0532B">
        <w:rPr>
          <w:rFonts w:ascii="Arial" w:hAnsi="Arial" w:cs="Arial"/>
        </w:rPr>
        <w:t>LDC 22 Earned Methodology</w:t>
      </w:r>
    </w:p>
    <w:p w14:paraId="00C41E7D" w14:textId="77777777" w:rsidR="00430963" w:rsidRPr="00BE504B" w:rsidRDefault="00430963" w:rsidP="006204DC">
      <w:pPr>
        <w:rPr>
          <w:rFonts w:cs="Arial"/>
          <w:sz w:val="23"/>
          <w:szCs w:val="23"/>
        </w:rPr>
      </w:pPr>
    </w:p>
    <w:p w14:paraId="4F2A1847" w14:textId="77777777" w:rsidR="00B60212" w:rsidRDefault="00B60212" w:rsidP="006204DC">
      <w:pPr>
        <w:rPr>
          <w:rFonts w:cs="Arial"/>
          <w:sz w:val="23"/>
          <w:szCs w:val="23"/>
        </w:rPr>
      </w:pPr>
    </w:p>
    <w:p w14:paraId="153F3FA9" w14:textId="7BAB3B9E" w:rsidR="00B60212" w:rsidRDefault="00B60212" w:rsidP="006204DC">
      <w:pPr>
        <w:rPr>
          <w:rFonts w:cs="Arial"/>
          <w:sz w:val="23"/>
          <w:szCs w:val="23"/>
        </w:rPr>
      </w:pPr>
      <w:r>
        <w:rPr>
          <w:rFonts w:cs="Arial"/>
          <w:noProof/>
          <w:sz w:val="23"/>
          <w:szCs w:val="23"/>
        </w:rPr>
        <w:drawing>
          <wp:inline distT="0" distB="0" distL="0" distR="0" wp14:anchorId="5134C85C" wp14:editId="64E78B8D">
            <wp:extent cx="6363335" cy="1155700"/>
            <wp:effectExtent l="0" t="0" r="0" b="6350"/>
            <wp:docPr id="213089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63335" cy="1155700"/>
                    </a:xfrm>
                    <a:prstGeom prst="rect">
                      <a:avLst/>
                    </a:prstGeom>
                    <a:noFill/>
                  </pic:spPr>
                </pic:pic>
              </a:graphicData>
            </a:graphic>
          </wp:inline>
        </w:drawing>
      </w:r>
    </w:p>
    <w:p w14:paraId="00F38052" w14:textId="77777777" w:rsidR="00B60212" w:rsidRDefault="00B60212" w:rsidP="006204DC">
      <w:pPr>
        <w:rPr>
          <w:rFonts w:cs="Arial"/>
          <w:sz w:val="23"/>
          <w:szCs w:val="23"/>
        </w:rPr>
      </w:pPr>
    </w:p>
    <w:p w14:paraId="2EFAD946" w14:textId="77777777" w:rsidR="00B60212" w:rsidRDefault="00B60212" w:rsidP="006204DC">
      <w:pPr>
        <w:rPr>
          <w:rFonts w:cs="Arial"/>
          <w:sz w:val="23"/>
          <w:szCs w:val="23"/>
        </w:rPr>
      </w:pPr>
    </w:p>
    <w:p w14:paraId="407D127B" w14:textId="77777777" w:rsidR="00B0532B" w:rsidRPr="00B0532B" w:rsidRDefault="00B0532B" w:rsidP="00B0532B">
      <w:pPr>
        <w:textAlignment w:val="baseline"/>
        <w:rPr>
          <w:rFonts w:ascii="Times New Roman" w:hAnsi="Times New Roman"/>
          <w:sz w:val="24"/>
          <w:szCs w:val="24"/>
        </w:rPr>
      </w:pPr>
      <w:r w:rsidRPr="00B0532B">
        <w:rPr>
          <w:rFonts w:eastAsia="ヒラギノ角ゴ Pro W3" w:cs="ヒラギノ角ゴ Pro W3"/>
          <w:color w:val="000000"/>
          <w:kern w:val="24"/>
          <w:sz w:val="24"/>
          <w:szCs w:val="24"/>
        </w:rPr>
        <w:t>LDC 22 Earned Methodology</w:t>
      </w:r>
    </w:p>
    <w:p w14:paraId="193AD359" w14:textId="77777777" w:rsidR="00B0532B" w:rsidRPr="00B0532B" w:rsidRDefault="00B0532B" w:rsidP="00143066">
      <w:pPr>
        <w:numPr>
          <w:ilvl w:val="1"/>
          <w:numId w:val="9"/>
        </w:numPr>
        <w:ind w:left="2606"/>
        <w:contextualSpacing/>
        <w:textAlignment w:val="baseline"/>
        <w:rPr>
          <w:rFonts w:ascii="Times New Roman" w:hAnsi="Times New Roman"/>
          <w:sz w:val="24"/>
          <w:szCs w:val="24"/>
        </w:rPr>
      </w:pPr>
      <w:r w:rsidRPr="00B0532B">
        <w:rPr>
          <w:rFonts w:eastAsia="ヒラギノ角ゴ Pro W3" w:cs="ヒラギノ角ゴ Pro W3"/>
          <w:color w:val="000000"/>
          <w:kern w:val="24"/>
          <w:sz w:val="24"/>
          <w:szCs w:val="24"/>
        </w:rPr>
        <w:t>(Actual PDs / Earned SEI) +/- difference of DOIS Base parcels and PKCC.  Adjustment is +1 minute per PKCC over DOIS Base parcels, -1 minute per PKCC under DOIS Base parcels.</w:t>
      </w:r>
    </w:p>
    <w:p w14:paraId="6153E676" w14:textId="77777777" w:rsidR="00B60212" w:rsidRDefault="00B60212" w:rsidP="006204DC">
      <w:pPr>
        <w:rPr>
          <w:rFonts w:cs="Arial"/>
          <w:sz w:val="23"/>
          <w:szCs w:val="23"/>
        </w:rPr>
      </w:pPr>
    </w:p>
    <w:p w14:paraId="77A91B0C" w14:textId="77777777" w:rsidR="00B60212" w:rsidRDefault="00B60212" w:rsidP="006204DC">
      <w:pPr>
        <w:rPr>
          <w:rFonts w:cs="Arial"/>
          <w:sz w:val="23"/>
          <w:szCs w:val="23"/>
        </w:rPr>
      </w:pPr>
    </w:p>
    <w:p w14:paraId="2574701B" w14:textId="7CC1FBF1" w:rsidR="00430963" w:rsidRDefault="006D7A42" w:rsidP="00143066">
      <w:pPr>
        <w:pStyle w:val="Heading2"/>
        <w:numPr>
          <w:ilvl w:val="1"/>
          <w:numId w:val="4"/>
        </w:numPr>
        <w:rPr>
          <w:rFonts w:ascii="Arial" w:hAnsi="Arial" w:cs="Arial"/>
        </w:rPr>
      </w:pPr>
      <w:bookmarkStart w:id="29" w:name="_Toc377389602"/>
      <w:bookmarkStart w:id="30" w:name="_Toc378667908"/>
      <w:bookmarkStart w:id="31" w:name="_Toc378769337"/>
      <w:bookmarkStart w:id="32" w:name="_Toc379282210"/>
      <w:r w:rsidRPr="006D7A42">
        <w:rPr>
          <w:rFonts w:ascii="Arial" w:hAnsi="Arial" w:cs="Arial"/>
        </w:rPr>
        <w:t xml:space="preserve">Earned LDC 23 </w:t>
      </w:r>
      <w:r w:rsidR="005D4046">
        <w:rPr>
          <w:rFonts w:ascii="Arial" w:hAnsi="Arial" w:cs="Arial"/>
        </w:rPr>
        <w:t xml:space="preserve">&amp; LDC 27 </w:t>
      </w:r>
      <w:r w:rsidRPr="006D7A42">
        <w:rPr>
          <w:rFonts w:ascii="Arial" w:hAnsi="Arial" w:cs="Arial"/>
        </w:rPr>
        <w:t>Methodology</w:t>
      </w:r>
      <w:bookmarkEnd w:id="29"/>
      <w:bookmarkEnd w:id="30"/>
      <w:bookmarkEnd w:id="31"/>
      <w:bookmarkEnd w:id="32"/>
    </w:p>
    <w:p w14:paraId="69B9A53C" w14:textId="77777777" w:rsidR="006879BE" w:rsidRDefault="006879BE" w:rsidP="006879BE"/>
    <w:p w14:paraId="611852C4" w14:textId="59210649" w:rsidR="006879BE" w:rsidRDefault="006879BE" w:rsidP="006879BE">
      <w:r>
        <w:rPr>
          <w:noProof/>
        </w:rPr>
        <w:drawing>
          <wp:inline distT="0" distB="0" distL="0" distR="0" wp14:anchorId="2353D689" wp14:editId="5DC5A680">
            <wp:extent cx="6430010" cy="1184910"/>
            <wp:effectExtent l="0" t="0" r="8890" b="0"/>
            <wp:docPr id="779661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0010" cy="1184910"/>
                    </a:xfrm>
                    <a:prstGeom prst="rect">
                      <a:avLst/>
                    </a:prstGeom>
                    <a:noFill/>
                  </pic:spPr>
                </pic:pic>
              </a:graphicData>
            </a:graphic>
          </wp:inline>
        </w:drawing>
      </w:r>
    </w:p>
    <w:p w14:paraId="751FCA2E" w14:textId="77777777" w:rsidR="006D7A42" w:rsidRDefault="006D7A42" w:rsidP="006D7A42"/>
    <w:p w14:paraId="0C04F002" w14:textId="74AB927D" w:rsidR="006D7A42" w:rsidRPr="006D7A42" w:rsidRDefault="006D7A42" w:rsidP="006D7A42">
      <w:r w:rsidRPr="006D7A42">
        <w:t>Base LDC 23 &amp; LDC 27</w:t>
      </w:r>
    </w:p>
    <w:p w14:paraId="34782B68" w14:textId="77777777" w:rsidR="006D7A42" w:rsidRDefault="006D7A42" w:rsidP="00143066">
      <w:pPr>
        <w:numPr>
          <w:ilvl w:val="0"/>
          <w:numId w:val="10"/>
        </w:numPr>
      </w:pPr>
      <w:r w:rsidRPr="006D7A42">
        <w:t>MOPS Defined Hours / Days</w:t>
      </w:r>
    </w:p>
    <w:p w14:paraId="2685D8CC" w14:textId="77777777" w:rsidR="006D7A42" w:rsidRDefault="006D7A42" w:rsidP="006D7A42"/>
    <w:p w14:paraId="223420CA" w14:textId="77777777" w:rsidR="006D7A42" w:rsidRDefault="006D7A42" w:rsidP="006D7A42"/>
    <w:p w14:paraId="13EFE186" w14:textId="77777777" w:rsidR="006D7A42" w:rsidRPr="006D7A42" w:rsidRDefault="006D7A42" w:rsidP="006D7A42"/>
    <w:p w14:paraId="012614D8" w14:textId="77777777" w:rsidR="006D7A42" w:rsidRPr="006D7A42" w:rsidRDefault="006D7A42" w:rsidP="006D7A42">
      <w:bookmarkStart w:id="33" w:name="_Hlk173074011"/>
      <w:r w:rsidRPr="006D7A42">
        <w:t>Earned LDC 23 Methodology</w:t>
      </w:r>
    </w:p>
    <w:bookmarkEnd w:id="33"/>
    <w:p w14:paraId="2CFA50B3" w14:textId="77777777" w:rsidR="006D7A42" w:rsidRPr="006D7A42" w:rsidRDefault="006D7A42" w:rsidP="00143066">
      <w:pPr>
        <w:pStyle w:val="ListParagraph"/>
        <w:numPr>
          <w:ilvl w:val="0"/>
          <w:numId w:val="14"/>
        </w:numPr>
      </w:pPr>
      <w:r w:rsidRPr="006D7A42">
        <w:t xml:space="preserve">Actual, Capped at Base </w:t>
      </w:r>
      <w:proofErr w:type="gramStart"/>
      <w:r w:rsidRPr="006D7A42">
        <w:t>LDC23 * #</w:t>
      </w:r>
      <w:proofErr w:type="gramEnd"/>
      <w:r w:rsidRPr="006D7A42">
        <w:t xml:space="preserve"> of Del Days + (Sunday AAU / 18.18 Parcels Per Hour)</w:t>
      </w:r>
    </w:p>
    <w:p w14:paraId="19F6BFA4" w14:textId="77777777" w:rsidR="006D7A42" w:rsidRPr="006D7A42" w:rsidRDefault="006D7A42" w:rsidP="00BE163B">
      <w:pPr>
        <w:ind w:left="360"/>
      </w:pPr>
      <w:r w:rsidRPr="006D7A42">
        <w:t xml:space="preserve">Earned LDC 27 Methodology </w:t>
      </w:r>
    </w:p>
    <w:p w14:paraId="2A22C90A" w14:textId="77777777" w:rsidR="006D7A42" w:rsidRPr="006D7A42" w:rsidRDefault="006D7A42" w:rsidP="00BE163B">
      <w:pPr>
        <w:ind w:left="360"/>
      </w:pPr>
      <w:r w:rsidRPr="006D7A42">
        <w:t xml:space="preserve">Actual, Capped at Base </w:t>
      </w:r>
      <w:proofErr w:type="gramStart"/>
      <w:r w:rsidRPr="006D7A42">
        <w:t>LDC27 * #</w:t>
      </w:r>
      <w:proofErr w:type="gramEnd"/>
      <w:r w:rsidRPr="006D7A42">
        <w:t xml:space="preserve"> of Del Days</w:t>
      </w:r>
    </w:p>
    <w:p w14:paraId="67B877FD" w14:textId="77777777" w:rsidR="006879BE" w:rsidRDefault="006879BE" w:rsidP="006879BE"/>
    <w:p w14:paraId="713F3AC3" w14:textId="77777777" w:rsidR="006879BE" w:rsidRDefault="006879BE" w:rsidP="006879BE"/>
    <w:p w14:paraId="4017CE05" w14:textId="0B0ADE0B" w:rsidR="00430963" w:rsidRPr="00743003" w:rsidRDefault="00430963" w:rsidP="009D7CE9">
      <w:pPr>
        <w:pStyle w:val="Heading1"/>
        <w:rPr>
          <w:rFonts w:ascii="Arial" w:hAnsi="Arial" w:cs="Arial"/>
        </w:rPr>
      </w:pPr>
      <w:bookmarkStart w:id="34" w:name="_Toc377389625"/>
      <w:bookmarkStart w:id="35" w:name="_Toc378667939"/>
      <w:bookmarkStart w:id="36" w:name="_Toc378769368"/>
      <w:bookmarkStart w:id="37" w:name="_Toc379282245"/>
      <w:r w:rsidRPr="00743003">
        <w:rPr>
          <w:rFonts w:ascii="Arial" w:hAnsi="Arial" w:cs="Arial"/>
        </w:rPr>
        <w:t>3</w:t>
      </w:r>
      <w:r w:rsidRPr="00743003">
        <w:rPr>
          <w:rFonts w:ascii="Arial" w:hAnsi="Arial" w:cs="Arial"/>
        </w:rPr>
        <w:tab/>
      </w:r>
      <w:bookmarkEnd w:id="34"/>
      <w:bookmarkEnd w:id="35"/>
      <w:bookmarkEnd w:id="36"/>
      <w:bookmarkEnd w:id="37"/>
      <w:r w:rsidR="00910D9D" w:rsidRPr="00910D9D">
        <w:rPr>
          <w:rFonts w:ascii="Arial" w:hAnsi="Arial" w:cs="Arial"/>
        </w:rPr>
        <w:t>CDV Earned Workhour Calculations</w:t>
      </w:r>
    </w:p>
    <w:p w14:paraId="01AEAC91" w14:textId="6C3B11D3" w:rsidR="00C213F5" w:rsidRDefault="00430963" w:rsidP="000C7DC5">
      <w:pPr>
        <w:pStyle w:val="Heading2"/>
        <w:rPr>
          <w:rFonts w:ascii="Arial" w:hAnsi="Arial" w:cs="Arial"/>
        </w:rPr>
      </w:pPr>
      <w:bookmarkStart w:id="38" w:name="_Toc377389626"/>
      <w:bookmarkStart w:id="39" w:name="_Toc378667940"/>
      <w:bookmarkStart w:id="40" w:name="_Toc378769369"/>
      <w:bookmarkStart w:id="41" w:name="_Toc379282246"/>
      <w:r w:rsidRPr="00743003">
        <w:rPr>
          <w:rFonts w:ascii="Arial" w:hAnsi="Arial" w:cs="Arial"/>
        </w:rPr>
        <w:t>3.1</w:t>
      </w:r>
      <w:r w:rsidRPr="00743003">
        <w:rPr>
          <w:rFonts w:ascii="Arial" w:hAnsi="Arial" w:cs="Arial"/>
        </w:rPr>
        <w:tab/>
      </w:r>
      <w:bookmarkEnd w:id="38"/>
      <w:bookmarkEnd w:id="39"/>
      <w:bookmarkEnd w:id="40"/>
      <w:bookmarkEnd w:id="41"/>
      <w:r w:rsidR="004F52EC" w:rsidRPr="004F52EC">
        <w:rPr>
          <w:rFonts w:ascii="Arial" w:hAnsi="Arial" w:cs="Arial"/>
        </w:rPr>
        <w:t xml:space="preserve">LDC 21 - Earned Office Workhour Calculation Example – Option 1 DPS &gt;/= 90% </w:t>
      </w:r>
      <w:bookmarkStart w:id="42" w:name="_Toc377389627"/>
      <w:bookmarkStart w:id="43" w:name="_Toc378667941"/>
      <w:bookmarkStart w:id="44" w:name="_Toc378769370"/>
    </w:p>
    <w:p w14:paraId="20857F12" w14:textId="781FD1A4" w:rsidR="00C213F5" w:rsidRDefault="00633E97" w:rsidP="00C213F5">
      <w:pPr>
        <w:pStyle w:val="Heading2"/>
        <w:jc w:val="center"/>
        <w:rPr>
          <w:rFonts w:ascii="Arial" w:hAnsi="Arial" w:cs="Arial"/>
        </w:rPr>
      </w:pPr>
      <w:r w:rsidRPr="00633E97">
        <w:rPr>
          <w:rFonts w:ascii="Arial" w:hAnsi="Arial" w:cs="Arial"/>
          <w:noProof/>
        </w:rPr>
        <w:drawing>
          <wp:inline distT="0" distB="0" distL="0" distR="0" wp14:anchorId="77BA7C95" wp14:editId="4DC199C3">
            <wp:extent cx="5943600" cy="1376680"/>
            <wp:effectExtent l="0" t="0" r="0" b="0"/>
            <wp:docPr id="188840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1922" name=""/>
                    <pic:cNvPicPr/>
                  </pic:nvPicPr>
                  <pic:blipFill>
                    <a:blip r:embed="rId19"/>
                    <a:stretch>
                      <a:fillRect/>
                    </a:stretch>
                  </pic:blipFill>
                  <pic:spPr>
                    <a:xfrm>
                      <a:off x="0" y="0"/>
                      <a:ext cx="5943600" cy="1376680"/>
                    </a:xfrm>
                    <a:prstGeom prst="rect">
                      <a:avLst/>
                    </a:prstGeom>
                  </pic:spPr>
                </pic:pic>
              </a:graphicData>
            </a:graphic>
          </wp:inline>
        </w:drawing>
      </w:r>
    </w:p>
    <w:p w14:paraId="0575A876" w14:textId="77777777" w:rsidR="00C213F5" w:rsidRDefault="00C213F5" w:rsidP="00C213F5">
      <w:pPr>
        <w:pStyle w:val="Heading2"/>
        <w:jc w:val="center"/>
        <w:rPr>
          <w:rFonts w:ascii="Arial" w:hAnsi="Arial" w:cs="Arial"/>
        </w:rPr>
      </w:pPr>
    </w:p>
    <w:p w14:paraId="3497C8A2" w14:textId="31C1533B" w:rsidR="0054794B" w:rsidRPr="00743003" w:rsidRDefault="006471E5" w:rsidP="00D24520">
      <w:pPr>
        <w:pStyle w:val="Heading2"/>
        <w:jc w:val="center"/>
        <w:rPr>
          <w:rFonts w:ascii="Arial" w:hAnsi="Arial" w:cs="Arial"/>
        </w:rPr>
      </w:pPr>
      <w:r w:rsidRPr="006471E5">
        <w:rPr>
          <w:rFonts w:ascii="Arial" w:hAnsi="Arial" w:cs="Arial"/>
          <w:noProof/>
        </w:rPr>
        <w:drawing>
          <wp:inline distT="0" distB="0" distL="0" distR="0" wp14:anchorId="7B89184C" wp14:editId="41185C78">
            <wp:extent cx="5943600" cy="1380490"/>
            <wp:effectExtent l="0" t="0" r="0" b="0"/>
            <wp:docPr id="1622889402"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9402" name="Picture 1" descr="Text, letter&#10;&#10;Description automatically generated"/>
                    <pic:cNvPicPr/>
                  </pic:nvPicPr>
                  <pic:blipFill>
                    <a:blip r:embed="rId20"/>
                    <a:stretch>
                      <a:fillRect/>
                    </a:stretch>
                  </pic:blipFill>
                  <pic:spPr>
                    <a:xfrm>
                      <a:off x="0" y="0"/>
                      <a:ext cx="5943600" cy="1380490"/>
                    </a:xfrm>
                    <a:prstGeom prst="rect">
                      <a:avLst/>
                    </a:prstGeom>
                  </pic:spPr>
                </pic:pic>
              </a:graphicData>
            </a:graphic>
          </wp:inline>
        </w:drawing>
      </w:r>
    </w:p>
    <w:p w14:paraId="3DF8C17F" w14:textId="77777777" w:rsidR="0054794B" w:rsidRPr="00743003" w:rsidRDefault="0054794B" w:rsidP="00D522CE">
      <w:pPr>
        <w:pStyle w:val="Heading2"/>
        <w:rPr>
          <w:rFonts w:ascii="Arial" w:hAnsi="Arial" w:cs="Arial"/>
        </w:rPr>
      </w:pPr>
    </w:p>
    <w:p w14:paraId="7089C1EE" w14:textId="70421367" w:rsidR="002E5AB9" w:rsidRDefault="002E5AB9" w:rsidP="002E5AB9">
      <w:pPr>
        <w:pStyle w:val="Heading2"/>
        <w:jc w:val="center"/>
        <w:rPr>
          <w:rFonts w:ascii="Arial" w:hAnsi="Arial" w:cs="Arial"/>
        </w:rPr>
      </w:pPr>
    </w:p>
    <w:p w14:paraId="0B240C64" w14:textId="502BFF8D" w:rsidR="00430963" w:rsidRPr="00743003" w:rsidRDefault="003A4105" w:rsidP="00743003">
      <w:pPr>
        <w:pStyle w:val="Heading2"/>
        <w:rPr>
          <w:rFonts w:ascii="Arial" w:hAnsi="Arial" w:cs="Arial"/>
        </w:rPr>
      </w:pPr>
      <w:r w:rsidRPr="00743003">
        <w:rPr>
          <w:rFonts w:ascii="Arial" w:hAnsi="Arial" w:cs="Arial"/>
        </w:rPr>
        <w:br w:type="page"/>
      </w:r>
      <w:bookmarkStart w:id="45" w:name="_Toc379282247"/>
      <w:r w:rsidR="00430963" w:rsidRPr="00743003">
        <w:rPr>
          <w:rFonts w:ascii="Arial" w:hAnsi="Arial" w:cs="Arial"/>
        </w:rPr>
        <w:lastRenderedPageBreak/>
        <w:t>3.2</w:t>
      </w:r>
      <w:r w:rsidR="00430963" w:rsidRPr="00743003">
        <w:rPr>
          <w:rFonts w:ascii="Arial" w:hAnsi="Arial" w:cs="Arial"/>
        </w:rPr>
        <w:tab/>
      </w:r>
      <w:r w:rsidR="00A2658F" w:rsidRPr="00A2658F">
        <w:rPr>
          <w:rFonts w:ascii="Arial" w:hAnsi="Arial" w:cs="Arial"/>
        </w:rPr>
        <w:t xml:space="preserve">LDC 21 - Earned Office Workhour Calculation Example – Option 2 DPS &lt; 90% </w:t>
      </w:r>
      <w:bookmarkEnd w:id="42"/>
      <w:bookmarkEnd w:id="43"/>
      <w:bookmarkEnd w:id="44"/>
      <w:bookmarkEnd w:id="45"/>
    </w:p>
    <w:p w14:paraId="00FC1759" w14:textId="77777777" w:rsidR="00430963" w:rsidRDefault="00430963" w:rsidP="00124B78">
      <w:pPr>
        <w:rPr>
          <w:rFonts w:cs="Arial"/>
        </w:rPr>
      </w:pPr>
    </w:p>
    <w:p w14:paraId="3E45E220" w14:textId="77777777" w:rsidR="00A2658F" w:rsidRDefault="00A2658F" w:rsidP="00124B78">
      <w:pPr>
        <w:rPr>
          <w:rFonts w:cs="Arial"/>
        </w:rPr>
      </w:pPr>
    </w:p>
    <w:p w14:paraId="269EEDDB" w14:textId="412EEFE7" w:rsidR="00A2658F" w:rsidRDefault="00253550" w:rsidP="00124B78">
      <w:pPr>
        <w:rPr>
          <w:rFonts w:cs="Arial"/>
        </w:rPr>
      </w:pPr>
      <w:r w:rsidRPr="00253550">
        <w:rPr>
          <w:rFonts w:cs="Arial"/>
          <w:noProof/>
        </w:rPr>
        <w:drawing>
          <wp:inline distT="0" distB="0" distL="0" distR="0" wp14:anchorId="40B656BF" wp14:editId="5B02001E">
            <wp:extent cx="5943600" cy="2806065"/>
            <wp:effectExtent l="0" t="0" r="0" b="0"/>
            <wp:docPr id="91138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1225" name=""/>
                    <pic:cNvPicPr/>
                  </pic:nvPicPr>
                  <pic:blipFill>
                    <a:blip r:embed="rId21"/>
                    <a:stretch>
                      <a:fillRect/>
                    </a:stretch>
                  </pic:blipFill>
                  <pic:spPr>
                    <a:xfrm>
                      <a:off x="0" y="0"/>
                      <a:ext cx="5943600" cy="2806065"/>
                    </a:xfrm>
                    <a:prstGeom prst="rect">
                      <a:avLst/>
                    </a:prstGeom>
                  </pic:spPr>
                </pic:pic>
              </a:graphicData>
            </a:graphic>
          </wp:inline>
        </w:drawing>
      </w:r>
    </w:p>
    <w:p w14:paraId="3BFBD88E" w14:textId="77777777" w:rsidR="00A2658F" w:rsidRDefault="00A2658F" w:rsidP="00124B78">
      <w:pPr>
        <w:rPr>
          <w:rFonts w:cs="Arial"/>
        </w:rPr>
      </w:pPr>
    </w:p>
    <w:p w14:paraId="377DF22F" w14:textId="77777777" w:rsidR="00A2658F" w:rsidRDefault="00A2658F" w:rsidP="00124B78">
      <w:pPr>
        <w:rPr>
          <w:rFonts w:cs="Arial"/>
        </w:rPr>
      </w:pPr>
    </w:p>
    <w:p w14:paraId="31643454" w14:textId="57000C38" w:rsidR="00430963" w:rsidRPr="00BE504B" w:rsidRDefault="00430963" w:rsidP="00343816">
      <w:pPr>
        <w:pStyle w:val="Heading2"/>
        <w:rPr>
          <w:rFonts w:cs="Arial"/>
        </w:rPr>
      </w:pPr>
      <w:bookmarkStart w:id="46" w:name="_Toc377389629"/>
      <w:bookmarkStart w:id="47" w:name="_Toc378667943"/>
      <w:bookmarkStart w:id="48" w:name="_Toc378769372"/>
      <w:bookmarkStart w:id="49" w:name="_Toc379282248"/>
      <w:r w:rsidRPr="00743003">
        <w:rPr>
          <w:rFonts w:ascii="Arial" w:hAnsi="Arial" w:cs="Arial"/>
        </w:rPr>
        <w:t>3.3</w:t>
      </w:r>
      <w:r w:rsidRPr="00743003">
        <w:rPr>
          <w:rFonts w:ascii="Arial" w:hAnsi="Arial" w:cs="Arial"/>
        </w:rPr>
        <w:tab/>
      </w:r>
      <w:r w:rsidR="00185300" w:rsidRPr="00185300">
        <w:rPr>
          <w:rFonts w:ascii="Arial" w:hAnsi="Arial" w:cs="Arial"/>
        </w:rPr>
        <w:t>LDC 26 Earned Office Workhour Calculation</w:t>
      </w:r>
      <w:bookmarkEnd w:id="46"/>
      <w:bookmarkEnd w:id="47"/>
      <w:bookmarkEnd w:id="48"/>
      <w:bookmarkEnd w:id="49"/>
    </w:p>
    <w:p w14:paraId="5BC55AAE" w14:textId="13AC285E" w:rsidR="00430963" w:rsidRDefault="00430963" w:rsidP="005A6C25">
      <w:pPr>
        <w:jc w:val="center"/>
        <w:rPr>
          <w:rFonts w:cs="Arial"/>
          <w:noProof/>
        </w:rPr>
      </w:pPr>
    </w:p>
    <w:p w14:paraId="16165430" w14:textId="7E63E9D9" w:rsidR="007B7758" w:rsidRDefault="00343816" w:rsidP="005A6C25">
      <w:pPr>
        <w:jc w:val="center"/>
        <w:rPr>
          <w:rFonts w:cs="Arial"/>
          <w:noProof/>
        </w:rPr>
      </w:pPr>
      <w:r w:rsidRPr="00343816">
        <w:rPr>
          <w:rFonts w:cs="Arial"/>
          <w:noProof/>
        </w:rPr>
        <w:drawing>
          <wp:inline distT="0" distB="0" distL="0" distR="0" wp14:anchorId="5A0F2922" wp14:editId="120176D3">
            <wp:extent cx="5943600" cy="3111500"/>
            <wp:effectExtent l="0" t="0" r="0" b="0"/>
            <wp:docPr id="18987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352" name=""/>
                    <pic:cNvPicPr/>
                  </pic:nvPicPr>
                  <pic:blipFill>
                    <a:blip r:embed="rId22"/>
                    <a:stretch>
                      <a:fillRect/>
                    </a:stretch>
                  </pic:blipFill>
                  <pic:spPr>
                    <a:xfrm>
                      <a:off x="0" y="0"/>
                      <a:ext cx="5943600" cy="3111500"/>
                    </a:xfrm>
                    <a:prstGeom prst="rect">
                      <a:avLst/>
                    </a:prstGeom>
                  </pic:spPr>
                </pic:pic>
              </a:graphicData>
            </a:graphic>
          </wp:inline>
        </w:drawing>
      </w:r>
    </w:p>
    <w:p w14:paraId="3BE514B3" w14:textId="77777777" w:rsidR="007B7758" w:rsidRDefault="007B7758" w:rsidP="005A6C25">
      <w:pPr>
        <w:jc w:val="center"/>
        <w:rPr>
          <w:rFonts w:cs="Arial"/>
          <w:noProof/>
        </w:rPr>
      </w:pPr>
    </w:p>
    <w:p w14:paraId="27983ED7" w14:textId="77777777" w:rsidR="007B7758" w:rsidRDefault="007B7758" w:rsidP="005A6C25">
      <w:pPr>
        <w:jc w:val="center"/>
        <w:rPr>
          <w:rFonts w:cs="Arial"/>
          <w:noProof/>
        </w:rPr>
      </w:pPr>
    </w:p>
    <w:p w14:paraId="065F7EF5" w14:textId="77777777" w:rsidR="007B7758" w:rsidRDefault="007B7758" w:rsidP="005A6C25">
      <w:pPr>
        <w:jc w:val="center"/>
        <w:rPr>
          <w:rFonts w:cs="Arial"/>
          <w:noProof/>
        </w:rPr>
      </w:pPr>
    </w:p>
    <w:p w14:paraId="3D349FCD" w14:textId="7E218B92" w:rsidR="00430963" w:rsidRPr="00743003" w:rsidRDefault="00430963" w:rsidP="00D522CE">
      <w:pPr>
        <w:pStyle w:val="Heading2"/>
        <w:rPr>
          <w:rFonts w:ascii="Arial" w:hAnsi="Arial" w:cs="Arial"/>
        </w:rPr>
      </w:pPr>
      <w:bookmarkStart w:id="50" w:name="_Toc377389630"/>
      <w:bookmarkStart w:id="51" w:name="_Toc378667944"/>
      <w:bookmarkStart w:id="52" w:name="_Toc378769373"/>
      <w:bookmarkStart w:id="53" w:name="_Toc379282249"/>
      <w:r w:rsidRPr="00743003">
        <w:rPr>
          <w:rFonts w:ascii="Arial" w:hAnsi="Arial" w:cs="Arial"/>
        </w:rPr>
        <w:t>3.4</w:t>
      </w:r>
      <w:r w:rsidRPr="00743003">
        <w:rPr>
          <w:rFonts w:ascii="Arial" w:hAnsi="Arial" w:cs="Arial"/>
        </w:rPr>
        <w:tab/>
      </w:r>
      <w:r w:rsidR="00C93EA6" w:rsidRPr="00C93EA6">
        <w:rPr>
          <w:rFonts w:ascii="Arial" w:hAnsi="Arial" w:cs="Arial"/>
        </w:rPr>
        <w:t>FOT Earned Office Workhour Calculation – Option 1 Office Break</w:t>
      </w:r>
      <w:bookmarkEnd w:id="50"/>
      <w:bookmarkEnd w:id="51"/>
      <w:bookmarkEnd w:id="52"/>
      <w:bookmarkEnd w:id="53"/>
    </w:p>
    <w:p w14:paraId="26E35D1B" w14:textId="77777777" w:rsidR="00430963" w:rsidRPr="00BE504B" w:rsidRDefault="00430963" w:rsidP="00124B78">
      <w:pPr>
        <w:rPr>
          <w:rFonts w:cs="Arial"/>
        </w:rPr>
      </w:pPr>
    </w:p>
    <w:p w14:paraId="1B34FB54" w14:textId="63320439" w:rsidR="00430963" w:rsidRPr="00BE504B" w:rsidRDefault="00557B2E" w:rsidP="00082266">
      <w:pPr>
        <w:jc w:val="center"/>
        <w:rPr>
          <w:rFonts w:cs="Arial"/>
        </w:rPr>
      </w:pPr>
      <w:r w:rsidRPr="00557B2E">
        <w:rPr>
          <w:rFonts w:cs="Arial"/>
          <w:noProof/>
        </w:rPr>
        <w:drawing>
          <wp:inline distT="0" distB="0" distL="0" distR="0" wp14:anchorId="10D8E2AA" wp14:editId="16CEFFD0">
            <wp:extent cx="5943600" cy="3155950"/>
            <wp:effectExtent l="0" t="0" r="0" b="6350"/>
            <wp:docPr id="1953423667"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3667" name="Picture 1" descr="Table&#10;&#10;Description automatically generated"/>
                    <pic:cNvPicPr/>
                  </pic:nvPicPr>
                  <pic:blipFill>
                    <a:blip r:embed="rId23"/>
                    <a:stretch>
                      <a:fillRect/>
                    </a:stretch>
                  </pic:blipFill>
                  <pic:spPr>
                    <a:xfrm>
                      <a:off x="0" y="0"/>
                      <a:ext cx="5943600" cy="3155950"/>
                    </a:xfrm>
                    <a:prstGeom prst="rect">
                      <a:avLst/>
                    </a:prstGeom>
                  </pic:spPr>
                </pic:pic>
              </a:graphicData>
            </a:graphic>
          </wp:inline>
        </w:drawing>
      </w:r>
    </w:p>
    <w:p w14:paraId="5A9A8341" w14:textId="77777777" w:rsidR="00430963" w:rsidRPr="00BE504B" w:rsidRDefault="00430963" w:rsidP="00124B78">
      <w:pPr>
        <w:rPr>
          <w:rFonts w:cs="Arial"/>
        </w:rPr>
      </w:pPr>
    </w:p>
    <w:p w14:paraId="143C7125" w14:textId="77777777" w:rsidR="00A721D0" w:rsidRPr="00BE504B" w:rsidRDefault="00A721D0" w:rsidP="00C10FC4">
      <w:pPr>
        <w:jc w:val="center"/>
        <w:rPr>
          <w:rFonts w:cs="Arial"/>
        </w:rPr>
      </w:pPr>
    </w:p>
    <w:p w14:paraId="76B8AA99" w14:textId="4D3C8D7A" w:rsidR="00430963" w:rsidRPr="00743003" w:rsidRDefault="00430963" w:rsidP="00D522CE">
      <w:pPr>
        <w:pStyle w:val="Heading2"/>
        <w:rPr>
          <w:rFonts w:ascii="Arial" w:hAnsi="Arial" w:cs="Arial"/>
        </w:rPr>
      </w:pPr>
      <w:bookmarkStart w:id="54" w:name="_Toc377389633"/>
      <w:bookmarkStart w:id="55" w:name="_Toc378667947"/>
      <w:bookmarkStart w:id="56" w:name="_Toc378769376"/>
      <w:bookmarkStart w:id="57" w:name="_Toc379282252"/>
      <w:r w:rsidRPr="00743003">
        <w:rPr>
          <w:rFonts w:ascii="Arial" w:hAnsi="Arial" w:cs="Arial"/>
        </w:rPr>
        <w:t>3.</w:t>
      </w:r>
      <w:r w:rsidR="00A67E89" w:rsidRPr="00743003">
        <w:rPr>
          <w:rFonts w:ascii="Arial" w:hAnsi="Arial" w:cs="Arial"/>
        </w:rPr>
        <w:t>5</w:t>
      </w:r>
      <w:r w:rsidRPr="00743003">
        <w:rPr>
          <w:rFonts w:ascii="Arial" w:hAnsi="Arial" w:cs="Arial"/>
        </w:rPr>
        <w:tab/>
      </w:r>
      <w:r w:rsidR="00D56311" w:rsidRPr="00D56311">
        <w:rPr>
          <w:rFonts w:ascii="Arial" w:hAnsi="Arial" w:cs="Arial"/>
        </w:rPr>
        <w:t>FOT Earned Office Workhour Calculation – Option 2 No Office Break</w:t>
      </w:r>
      <w:bookmarkEnd w:id="54"/>
      <w:bookmarkEnd w:id="55"/>
      <w:bookmarkEnd w:id="56"/>
      <w:bookmarkEnd w:id="57"/>
    </w:p>
    <w:p w14:paraId="2575951D" w14:textId="77777777" w:rsidR="00430963" w:rsidRPr="00BE504B" w:rsidRDefault="00430963" w:rsidP="000C3781">
      <w:pPr>
        <w:rPr>
          <w:rFonts w:cs="Arial"/>
        </w:rPr>
      </w:pPr>
    </w:p>
    <w:p w14:paraId="121C8ECC" w14:textId="77777777" w:rsidR="00430963" w:rsidRDefault="00430963" w:rsidP="000C3781">
      <w:pPr>
        <w:rPr>
          <w:rFonts w:cs="Arial"/>
          <w:sz w:val="23"/>
          <w:szCs w:val="23"/>
        </w:rPr>
      </w:pPr>
    </w:p>
    <w:p w14:paraId="628BFE22" w14:textId="5D94E74B" w:rsidR="00C62715" w:rsidRDefault="00BA7F14" w:rsidP="000C3781">
      <w:pPr>
        <w:rPr>
          <w:rFonts w:cs="Arial"/>
          <w:sz w:val="23"/>
          <w:szCs w:val="23"/>
        </w:rPr>
      </w:pPr>
      <w:r w:rsidRPr="00BA7F14">
        <w:rPr>
          <w:rFonts w:cs="Arial"/>
          <w:noProof/>
          <w:sz w:val="23"/>
          <w:szCs w:val="23"/>
        </w:rPr>
        <w:drawing>
          <wp:inline distT="0" distB="0" distL="0" distR="0" wp14:anchorId="347A0828" wp14:editId="056B01A0">
            <wp:extent cx="5943600" cy="2522220"/>
            <wp:effectExtent l="0" t="0" r="0" b="0"/>
            <wp:docPr id="1465216073"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16073" name="Picture 1" descr="A picture containing table&#10;&#10;Description automatically generated"/>
                    <pic:cNvPicPr/>
                  </pic:nvPicPr>
                  <pic:blipFill>
                    <a:blip r:embed="rId24"/>
                    <a:stretch>
                      <a:fillRect/>
                    </a:stretch>
                  </pic:blipFill>
                  <pic:spPr>
                    <a:xfrm>
                      <a:off x="0" y="0"/>
                      <a:ext cx="5943600" cy="2522220"/>
                    </a:xfrm>
                    <a:prstGeom prst="rect">
                      <a:avLst/>
                    </a:prstGeom>
                  </pic:spPr>
                </pic:pic>
              </a:graphicData>
            </a:graphic>
          </wp:inline>
        </w:drawing>
      </w:r>
    </w:p>
    <w:p w14:paraId="582BF381" w14:textId="77777777" w:rsidR="00C62715" w:rsidRDefault="00C62715" w:rsidP="000C3781">
      <w:pPr>
        <w:rPr>
          <w:rFonts w:cs="Arial"/>
          <w:sz w:val="23"/>
          <w:szCs w:val="23"/>
        </w:rPr>
      </w:pPr>
    </w:p>
    <w:p w14:paraId="7A6F65B5" w14:textId="77777777" w:rsidR="00C62715" w:rsidRDefault="00C62715" w:rsidP="000C3781">
      <w:pPr>
        <w:rPr>
          <w:rFonts w:cs="Arial"/>
          <w:sz w:val="23"/>
          <w:szCs w:val="23"/>
        </w:rPr>
      </w:pPr>
    </w:p>
    <w:p w14:paraId="272106BB" w14:textId="3DCDC2CF" w:rsidR="00430963" w:rsidRDefault="00430963" w:rsidP="00D522CE">
      <w:pPr>
        <w:pStyle w:val="Heading2"/>
        <w:rPr>
          <w:rFonts w:ascii="Arial" w:hAnsi="Arial" w:cs="Arial"/>
        </w:rPr>
      </w:pPr>
      <w:bookmarkStart w:id="58" w:name="_Toc377389634"/>
      <w:bookmarkStart w:id="59" w:name="_Toc378667948"/>
      <w:bookmarkStart w:id="60" w:name="_Toc378769377"/>
      <w:bookmarkStart w:id="61" w:name="_Toc379282253"/>
      <w:r w:rsidRPr="00743003">
        <w:rPr>
          <w:rFonts w:ascii="Arial" w:hAnsi="Arial" w:cs="Arial"/>
        </w:rPr>
        <w:lastRenderedPageBreak/>
        <w:t>3.</w:t>
      </w:r>
      <w:r w:rsidR="000C5B59" w:rsidRPr="00743003">
        <w:rPr>
          <w:rFonts w:ascii="Arial" w:hAnsi="Arial" w:cs="Arial"/>
        </w:rPr>
        <w:t>6</w:t>
      </w:r>
      <w:r w:rsidRPr="00743003">
        <w:rPr>
          <w:rFonts w:ascii="Arial" w:hAnsi="Arial" w:cs="Arial"/>
        </w:rPr>
        <w:tab/>
      </w:r>
      <w:r w:rsidR="009134B8" w:rsidRPr="009134B8">
        <w:rPr>
          <w:rFonts w:ascii="Arial" w:hAnsi="Arial" w:cs="Arial"/>
        </w:rPr>
        <w:t xml:space="preserve">Earned Street Workhour </w:t>
      </w:r>
      <w:bookmarkEnd w:id="58"/>
      <w:bookmarkEnd w:id="59"/>
      <w:bookmarkEnd w:id="60"/>
      <w:bookmarkEnd w:id="61"/>
    </w:p>
    <w:p w14:paraId="3563D6C5" w14:textId="77777777" w:rsidR="00504B6E" w:rsidRDefault="00504B6E" w:rsidP="00504B6E"/>
    <w:p w14:paraId="0ED386C2" w14:textId="77777777" w:rsidR="00504B6E" w:rsidRDefault="00504B6E" w:rsidP="00504B6E"/>
    <w:p w14:paraId="390C0E5F" w14:textId="0A95E0E8" w:rsidR="00430963" w:rsidRPr="00BE504B" w:rsidRDefault="00FB3F12" w:rsidP="000C3781">
      <w:pPr>
        <w:rPr>
          <w:rFonts w:cs="Arial"/>
        </w:rPr>
      </w:pPr>
      <w:r w:rsidRPr="00FB3F12">
        <w:rPr>
          <w:noProof/>
        </w:rPr>
        <w:drawing>
          <wp:inline distT="0" distB="0" distL="0" distR="0" wp14:anchorId="139BE0B0" wp14:editId="1C7D43D8">
            <wp:extent cx="5943600" cy="2537460"/>
            <wp:effectExtent l="0" t="0" r="0" b="0"/>
            <wp:docPr id="110847544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5448" name="Picture 1" descr="Table&#10;&#10;Description automatically generated"/>
                    <pic:cNvPicPr/>
                  </pic:nvPicPr>
                  <pic:blipFill>
                    <a:blip r:embed="rId25"/>
                    <a:stretch>
                      <a:fillRect/>
                    </a:stretch>
                  </pic:blipFill>
                  <pic:spPr>
                    <a:xfrm>
                      <a:off x="0" y="0"/>
                      <a:ext cx="5943600" cy="2537460"/>
                    </a:xfrm>
                    <a:prstGeom prst="rect">
                      <a:avLst/>
                    </a:prstGeom>
                  </pic:spPr>
                </pic:pic>
              </a:graphicData>
            </a:graphic>
          </wp:inline>
        </w:drawing>
      </w:r>
    </w:p>
    <w:p w14:paraId="33F686A6" w14:textId="13AC524D" w:rsidR="00430963" w:rsidRDefault="00430963" w:rsidP="00D522CE">
      <w:pPr>
        <w:pStyle w:val="Heading2"/>
        <w:rPr>
          <w:rFonts w:ascii="Arial" w:hAnsi="Arial" w:cs="Arial"/>
        </w:rPr>
      </w:pPr>
      <w:bookmarkStart w:id="62" w:name="_Toc377389635"/>
      <w:bookmarkStart w:id="63" w:name="_Toc378667949"/>
      <w:bookmarkStart w:id="64" w:name="_Toc378769378"/>
      <w:bookmarkStart w:id="65" w:name="_Toc379282254"/>
      <w:r w:rsidRPr="00743003">
        <w:rPr>
          <w:rFonts w:ascii="Arial" w:hAnsi="Arial" w:cs="Arial"/>
        </w:rPr>
        <w:t>3.</w:t>
      </w:r>
      <w:r w:rsidR="00FF11C1" w:rsidRPr="00743003">
        <w:rPr>
          <w:rFonts w:ascii="Arial" w:hAnsi="Arial" w:cs="Arial"/>
        </w:rPr>
        <w:t>7</w:t>
      </w:r>
      <w:r w:rsidRPr="00743003">
        <w:rPr>
          <w:rFonts w:ascii="Arial" w:hAnsi="Arial" w:cs="Arial"/>
        </w:rPr>
        <w:tab/>
      </w:r>
      <w:r w:rsidR="00620153" w:rsidRPr="00620153">
        <w:rPr>
          <w:rFonts w:ascii="Arial" w:hAnsi="Arial" w:cs="Arial"/>
        </w:rPr>
        <w:t>Earned Other Workhour Calculations</w:t>
      </w:r>
      <w:bookmarkEnd w:id="62"/>
      <w:bookmarkEnd w:id="63"/>
      <w:bookmarkEnd w:id="64"/>
      <w:bookmarkEnd w:id="65"/>
    </w:p>
    <w:p w14:paraId="7103A2A7" w14:textId="77777777" w:rsidR="004C39A4" w:rsidRDefault="004C39A4" w:rsidP="004C39A4"/>
    <w:p w14:paraId="10391E6E" w14:textId="6DF3242B" w:rsidR="004C39A4" w:rsidRDefault="006B63E3" w:rsidP="004C39A4">
      <w:r w:rsidRPr="006B63E3">
        <w:rPr>
          <w:noProof/>
        </w:rPr>
        <w:drawing>
          <wp:inline distT="0" distB="0" distL="0" distR="0" wp14:anchorId="23BF683B" wp14:editId="103C31B6">
            <wp:extent cx="5943600" cy="2220595"/>
            <wp:effectExtent l="0" t="0" r="0" b="8255"/>
            <wp:docPr id="133627348"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7348" name="Picture 1" descr="Graphical user interface, application, table&#10;&#10;Description automatically generated"/>
                    <pic:cNvPicPr/>
                  </pic:nvPicPr>
                  <pic:blipFill>
                    <a:blip r:embed="rId26"/>
                    <a:stretch>
                      <a:fillRect/>
                    </a:stretch>
                  </pic:blipFill>
                  <pic:spPr>
                    <a:xfrm>
                      <a:off x="0" y="0"/>
                      <a:ext cx="5943600" cy="2220595"/>
                    </a:xfrm>
                    <a:prstGeom prst="rect">
                      <a:avLst/>
                    </a:prstGeom>
                  </pic:spPr>
                </pic:pic>
              </a:graphicData>
            </a:graphic>
          </wp:inline>
        </w:drawing>
      </w:r>
    </w:p>
    <w:p w14:paraId="13629EDB" w14:textId="77777777" w:rsidR="004C39A4" w:rsidRDefault="004C39A4" w:rsidP="004C39A4"/>
    <w:p w14:paraId="24C89130" w14:textId="4AF42333" w:rsidR="004C39A4" w:rsidRDefault="0011321A" w:rsidP="004C39A4">
      <w:hyperlink r:id="rId27" w:anchor="/cdao/catalog" w:history="1">
        <w:r w:rsidRPr="0011321A">
          <w:rPr>
            <w:rFonts w:ascii="Segoe UI" w:hAnsi="Segoe UI" w:cs="Segoe UI"/>
            <w:color w:val="0000FF"/>
            <w:u w:val="single"/>
          </w:rPr>
          <w:t>Enterprise Data Hub</w:t>
        </w:r>
      </w:hyperlink>
    </w:p>
    <w:p w14:paraId="08CE4F6D" w14:textId="77777777" w:rsidR="004C39A4" w:rsidRDefault="004C39A4" w:rsidP="004C39A4"/>
    <w:p w14:paraId="6DF38593" w14:textId="77777777" w:rsidR="004C39A4" w:rsidRDefault="004C39A4" w:rsidP="004C39A4"/>
    <w:p w14:paraId="7F272843" w14:textId="77777777" w:rsidR="004C39A4" w:rsidRDefault="004C39A4" w:rsidP="004C39A4"/>
    <w:p w14:paraId="75AFBFE4" w14:textId="77777777" w:rsidR="004C39A4" w:rsidRDefault="004C39A4" w:rsidP="004C39A4"/>
    <w:p w14:paraId="21E64E00" w14:textId="77777777" w:rsidR="004C39A4" w:rsidRDefault="004C39A4" w:rsidP="004C39A4"/>
    <w:p w14:paraId="2AC84733" w14:textId="77777777" w:rsidR="004C39A4" w:rsidRDefault="004C39A4" w:rsidP="004C39A4"/>
    <w:p w14:paraId="6473604A" w14:textId="77777777" w:rsidR="004C39A4" w:rsidRDefault="004C39A4" w:rsidP="004C39A4"/>
    <w:p w14:paraId="313569BC" w14:textId="77777777" w:rsidR="004C39A4" w:rsidRDefault="004C39A4" w:rsidP="004C39A4"/>
    <w:p w14:paraId="7948E443" w14:textId="77777777" w:rsidR="004C39A4" w:rsidRDefault="004C39A4" w:rsidP="004C39A4"/>
    <w:p w14:paraId="031B5CCD" w14:textId="77777777" w:rsidR="004C39A4" w:rsidRDefault="004C39A4" w:rsidP="004C39A4"/>
    <w:p w14:paraId="3BE6FCA9" w14:textId="0D56AB25" w:rsidR="00430963" w:rsidRDefault="00430963" w:rsidP="00C216A4">
      <w:pPr>
        <w:pStyle w:val="Heading1"/>
        <w:rPr>
          <w:rFonts w:ascii="Arial" w:hAnsi="Arial" w:cs="Arial"/>
        </w:rPr>
      </w:pPr>
      <w:bookmarkStart w:id="66" w:name="_Toc377389647"/>
      <w:bookmarkStart w:id="67" w:name="_Toc378667962"/>
      <w:bookmarkStart w:id="68" w:name="_Toc378769391"/>
      <w:bookmarkStart w:id="69" w:name="_Toc379282267"/>
      <w:r w:rsidRPr="00743003">
        <w:rPr>
          <w:rFonts w:ascii="Arial" w:hAnsi="Arial" w:cs="Arial"/>
        </w:rPr>
        <w:lastRenderedPageBreak/>
        <w:t>4</w:t>
      </w:r>
      <w:r w:rsidRPr="00743003">
        <w:rPr>
          <w:rFonts w:ascii="Arial" w:hAnsi="Arial" w:cs="Arial"/>
        </w:rPr>
        <w:tab/>
      </w:r>
      <w:r w:rsidR="00357D51" w:rsidRPr="00357D51">
        <w:rPr>
          <w:rFonts w:ascii="Arial" w:hAnsi="Arial" w:cs="Arial"/>
        </w:rPr>
        <w:t>Workload &amp; Productivity</w:t>
      </w:r>
      <w:r w:rsidR="009C4CF2">
        <w:rPr>
          <w:rFonts w:ascii="Arial" w:hAnsi="Arial" w:cs="Arial"/>
        </w:rPr>
        <w:t xml:space="preserve"> </w:t>
      </w:r>
      <w:r w:rsidR="00357D51" w:rsidRPr="00357D51">
        <w:rPr>
          <w:rFonts w:ascii="Arial" w:hAnsi="Arial" w:cs="Arial"/>
        </w:rPr>
        <w:t xml:space="preserve">Analysis / Calculations </w:t>
      </w:r>
      <w:bookmarkEnd w:id="66"/>
      <w:bookmarkEnd w:id="67"/>
      <w:bookmarkEnd w:id="68"/>
      <w:bookmarkEnd w:id="69"/>
    </w:p>
    <w:p w14:paraId="44FBC637" w14:textId="77777777" w:rsidR="00350993" w:rsidRPr="00350993" w:rsidRDefault="00350993" w:rsidP="00350993"/>
    <w:p w14:paraId="2777C18D" w14:textId="1E1CE9A8" w:rsidR="00430963" w:rsidRPr="00743003" w:rsidRDefault="00430963" w:rsidP="00C216A4">
      <w:pPr>
        <w:pStyle w:val="Heading2"/>
        <w:rPr>
          <w:rFonts w:ascii="Arial" w:hAnsi="Arial" w:cs="Arial"/>
        </w:rPr>
      </w:pPr>
      <w:bookmarkStart w:id="70" w:name="_Toc377389648"/>
      <w:bookmarkStart w:id="71" w:name="_Toc378667963"/>
      <w:bookmarkStart w:id="72" w:name="_Toc378769392"/>
      <w:bookmarkStart w:id="73" w:name="_Toc379282268"/>
      <w:r w:rsidRPr="00743003">
        <w:rPr>
          <w:rFonts w:ascii="Arial" w:hAnsi="Arial" w:cs="Arial"/>
        </w:rPr>
        <w:t>4.1</w:t>
      </w:r>
      <w:r w:rsidRPr="00743003">
        <w:rPr>
          <w:rFonts w:ascii="Arial" w:hAnsi="Arial" w:cs="Arial"/>
        </w:rPr>
        <w:tab/>
      </w:r>
      <w:r w:rsidR="009C4CF2" w:rsidRPr="009C4CF2">
        <w:rPr>
          <w:rFonts w:ascii="Arial" w:hAnsi="Arial" w:cs="Arial"/>
        </w:rPr>
        <w:t>Workload Analysis</w:t>
      </w:r>
      <w:bookmarkEnd w:id="70"/>
      <w:bookmarkEnd w:id="71"/>
      <w:bookmarkEnd w:id="72"/>
      <w:bookmarkEnd w:id="73"/>
    </w:p>
    <w:p w14:paraId="72E9EA05" w14:textId="77777777" w:rsidR="009C4CF2" w:rsidRDefault="009C4CF2" w:rsidP="00C216A4">
      <w:pPr>
        <w:rPr>
          <w:rFonts w:cs="Arial"/>
        </w:rPr>
      </w:pPr>
    </w:p>
    <w:p w14:paraId="241DAF4C" w14:textId="40212667" w:rsidR="009C4CF2" w:rsidRDefault="00F84B76" w:rsidP="00C216A4">
      <w:pPr>
        <w:rPr>
          <w:rFonts w:cs="Arial"/>
        </w:rPr>
      </w:pPr>
      <w:r>
        <w:rPr>
          <w:rFonts w:cs="Arial"/>
          <w:noProof/>
        </w:rPr>
        <w:drawing>
          <wp:inline distT="0" distB="0" distL="0" distR="0" wp14:anchorId="06C34560" wp14:editId="4C2234FC">
            <wp:extent cx="6327775" cy="2381250"/>
            <wp:effectExtent l="0" t="0" r="0" b="0"/>
            <wp:docPr id="1471734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27775" cy="2381250"/>
                    </a:xfrm>
                    <a:prstGeom prst="rect">
                      <a:avLst/>
                    </a:prstGeom>
                    <a:noFill/>
                  </pic:spPr>
                </pic:pic>
              </a:graphicData>
            </a:graphic>
          </wp:inline>
        </w:drawing>
      </w:r>
    </w:p>
    <w:p w14:paraId="6A16D984" w14:textId="77777777" w:rsidR="009C4CF2" w:rsidRDefault="009C4CF2" w:rsidP="00C216A4">
      <w:pPr>
        <w:rPr>
          <w:rFonts w:cs="Arial"/>
        </w:rPr>
      </w:pPr>
    </w:p>
    <w:p w14:paraId="100A56A2" w14:textId="77777777" w:rsidR="009C4CF2" w:rsidRDefault="009C4CF2" w:rsidP="00C216A4">
      <w:pPr>
        <w:rPr>
          <w:rFonts w:cs="Arial"/>
        </w:rPr>
      </w:pPr>
    </w:p>
    <w:p w14:paraId="4E16B3D6" w14:textId="77777777" w:rsidR="000B5E75" w:rsidRPr="000B5E75" w:rsidRDefault="000B5E75" w:rsidP="00143066">
      <w:pPr>
        <w:numPr>
          <w:ilvl w:val="0"/>
          <w:numId w:val="11"/>
        </w:numPr>
        <w:rPr>
          <w:rFonts w:cs="Arial"/>
        </w:rPr>
      </w:pPr>
      <w:r w:rsidRPr="000B5E75">
        <w:rPr>
          <w:rFonts w:cs="Arial"/>
        </w:rPr>
        <w:t>Actual Workload weekly data from eFlash</w:t>
      </w:r>
    </w:p>
    <w:p w14:paraId="0910214A" w14:textId="77777777" w:rsidR="009C4CF2" w:rsidRDefault="009C4CF2" w:rsidP="00C216A4">
      <w:pPr>
        <w:rPr>
          <w:rFonts w:cs="Arial"/>
        </w:rPr>
      </w:pPr>
    </w:p>
    <w:p w14:paraId="5A59842A" w14:textId="47C6D716" w:rsidR="00430963" w:rsidRPr="00743003" w:rsidRDefault="00430963" w:rsidP="00C216A4">
      <w:pPr>
        <w:pStyle w:val="Heading2"/>
        <w:rPr>
          <w:rFonts w:ascii="Arial" w:hAnsi="Arial" w:cs="Arial"/>
        </w:rPr>
      </w:pPr>
      <w:bookmarkStart w:id="74" w:name="_Toc377389649"/>
      <w:bookmarkStart w:id="75" w:name="_Toc378667964"/>
      <w:bookmarkStart w:id="76" w:name="_Toc378769393"/>
      <w:bookmarkStart w:id="77" w:name="_Toc379282269"/>
      <w:r w:rsidRPr="00743003">
        <w:rPr>
          <w:rFonts w:ascii="Arial" w:hAnsi="Arial" w:cs="Arial"/>
        </w:rPr>
        <w:t>4.2</w:t>
      </w:r>
      <w:r w:rsidRPr="00743003">
        <w:rPr>
          <w:rFonts w:ascii="Arial" w:hAnsi="Arial" w:cs="Arial"/>
        </w:rPr>
        <w:tab/>
      </w:r>
      <w:r w:rsidR="00C743A1" w:rsidRPr="00C743A1">
        <w:rPr>
          <w:rFonts w:ascii="Arial" w:hAnsi="Arial" w:cs="Arial"/>
        </w:rPr>
        <w:t>Productivity Analysis</w:t>
      </w:r>
      <w:r w:rsidR="00C743A1">
        <w:rPr>
          <w:rFonts w:ascii="Arial" w:hAnsi="Arial" w:cs="Arial"/>
        </w:rPr>
        <w:t xml:space="preserve"> </w:t>
      </w:r>
      <w:bookmarkEnd w:id="74"/>
      <w:bookmarkEnd w:id="75"/>
      <w:bookmarkEnd w:id="76"/>
      <w:bookmarkEnd w:id="77"/>
    </w:p>
    <w:p w14:paraId="37303040" w14:textId="77777777" w:rsidR="00430963" w:rsidRDefault="00430963" w:rsidP="00C216A4">
      <w:pPr>
        <w:rPr>
          <w:rFonts w:cs="Arial"/>
        </w:rPr>
      </w:pPr>
    </w:p>
    <w:p w14:paraId="33CAD235" w14:textId="06D8D13B" w:rsidR="00FF788F" w:rsidRDefault="00362DC0" w:rsidP="00C216A4">
      <w:pPr>
        <w:rPr>
          <w:rFonts w:cs="Arial"/>
        </w:rPr>
      </w:pPr>
      <w:r>
        <w:rPr>
          <w:rFonts w:cs="Arial"/>
          <w:noProof/>
        </w:rPr>
        <w:drawing>
          <wp:inline distT="0" distB="0" distL="0" distR="0" wp14:anchorId="2520ABA8" wp14:editId="3D7EFC4D">
            <wp:extent cx="6339205" cy="1866900"/>
            <wp:effectExtent l="0" t="0" r="4445" b="0"/>
            <wp:docPr id="294162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9205" cy="1866900"/>
                    </a:xfrm>
                    <a:prstGeom prst="rect">
                      <a:avLst/>
                    </a:prstGeom>
                    <a:noFill/>
                  </pic:spPr>
                </pic:pic>
              </a:graphicData>
            </a:graphic>
          </wp:inline>
        </w:drawing>
      </w:r>
    </w:p>
    <w:p w14:paraId="511D0A67" w14:textId="77777777" w:rsidR="00FF788F" w:rsidRDefault="00FF788F" w:rsidP="00C216A4">
      <w:pPr>
        <w:rPr>
          <w:rFonts w:cs="Arial"/>
        </w:rPr>
      </w:pPr>
    </w:p>
    <w:p w14:paraId="1BF67A22" w14:textId="77777777" w:rsidR="005B1895" w:rsidRDefault="005B1895" w:rsidP="005B1895">
      <w:pPr>
        <w:pStyle w:val="NormalWeb"/>
        <w:spacing w:before="0" w:beforeAutospacing="0" w:after="0" w:afterAutospacing="0"/>
        <w:ind w:left="1440"/>
        <w:jc w:val="center"/>
        <w:textAlignment w:val="baseline"/>
      </w:pPr>
      <w:r>
        <w:rPr>
          <w:rFonts w:ascii="Arial" w:eastAsia="ヒラギノ角ゴ Pro W3" w:hAnsi="Arial" w:cs="ヒラギノ角ゴ Pro W3"/>
          <w:color w:val="000000"/>
          <w:kern w:val="24"/>
          <w:sz w:val="40"/>
          <w:szCs w:val="40"/>
        </w:rPr>
        <w:t>Earned Productivity Methodology</w:t>
      </w:r>
    </w:p>
    <w:p w14:paraId="3EDE2EE3" w14:textId="77777777" w:rsidR="00FF788F" w:rsidRDefault="00FF788F" w:rsidP="00C216A4">
      <w:pPr>
        <w:rPr>
          <w:rFonts w:cs="Arial"/>
        </w:rPr>
      </w:pPr>
    </w:p>
    <w:p w14:paraId="2DE0AFB3" w14:textId="77777777" w:rsidR="00EF448E" w:rsidRPr="00404A90" w:rsidRDefault="00EF448E" w:rsidP="00143066">
      <w:pPr>
        <w:numPr>
          <w:ilvl w:val="0"/>
          <w:numId w:val="12"/>
        </w:numPr>
        <w:ind w:left="1166"/>
        <w:contextualSpacing/>
        <w:textAlignment w:val="baseline"/>
        <w:rPr>
          <w:rFonts w:ascii="Times New Roman" w:hAnsi="Times New Roman"/>
          <w:sz w:val="24"/>
          <w:szCs w:val="24"/>
        </w:rPr>
      </w:pPr>
      <w:r w:rsidRPr="00EF448E">
        <w:rPr>
          <w:rFonts w:eastAsia="ヒラギノ角ゴ Pro W3" w:cs="ヒラギノ角ゴ Pro W3"/>
          <w:color w:val="000000"/>
          <w:kern w:val="24"/>
          <w:sz w:val="24"/>
          <w:szCs w:val="24"/>
        </w:rPr>
        <w:t>% to Minimum Standard = 90%</w:t>
      </w:r>
    </w:p>
    <w:p w14:paraId="384CE7B8" w14:textId="77777777" w:rsidR="00EF448E" w:rsidRPr="00404A90" w:rsidRDefault="00EF448E" w:rsidP="00143066">
      <w:pPr>
        <w:numPr>
          <w:ilvl w:val="0"/>
          <w:numId w:val="12"/>
        </w:numPr>
        <w:ind w:left="1166"/>
        <w:contextualSpacing/>
        <w:textAlignment w:val="baseline"/>
        <w:rPr>
          <w:rFonts w:ascii="Times New Roman" w:hAnsi="Times New Roman"/>
          <w:sz w:val="24"/>
          <w:szCs w:val="24"/>
        </w:rPr>
      </w:pPr>
      <w:r w:rsidRPr="00404A90">
        <w:rPr>
          <w:rFonts w:ascii="Times New Roman" w:hAnsi="Times New Roman"/>
          <w:sz w:val="24"/>
          <w:szCs w:val="24"/>
        </w:rPr>
        <w:t>OEI    = Earned PD's/Earned Total Office Hours</w:t>
      </w:r>
    </w:p>
    <w:p w14:paraId="33A4A393" w14:textId="5FBCB649" w:rsidR="00EF448E" w:rsidRPr="00EF448E" w:rsidRDefault="00404A90" w:rsidP="00143066">
      <w:pPr>
        <w:numPr>
          <w:ilvl w:val="0"/>
          <w:numId w:val="12"/>
        </w:numPr>
        <w:ind w:left="1166"/>
        <w:contextualSpacing/>
        <w:textAlignment w:val="baseline"/>
        <w:rPr>
          <w:rFonts w:ascii="Times New Roman" w:hAnsi="Times New Roman"/>
          <w:sz w:val="24"/>
          <w:szCs w:val="24"/>
        </w:rPr>
      </w:pPr>
      <w:r w:rsidRPr="00404A90">
        <w:rPr>
          <w:rFonts w:ascii="Times New Roman" w:hAnsi="Times New Roman"/>
          <w:sz w:val="24"/>
          <w:szCs w:val="24"/>
        </w:rPr>
        <w:t>SEI    = (Base Deliveries/Base LDC22 (Base SEI)) / 98%</w:t>
      </w:r>
    </w:p>
    <w:p w14:paraId="043AB183" w14:textId="6A7C9350" w:rsidR="00EF448E" w:rsidRPr="00404A90" w:rsidRDefault="00EF448E" w:rsidP="00404A90">
      <w:pPr>
        <w:ind w:left="360"/>
        <w:rPr>
          <w:rFonts w:cs="Arial"/>
        </w:rPr>
      </w:pPr>
      <w:bookmarkStart w:id="78" w:name="_Hlk173090652"/>
    </w:p>
    <w:bookmarkEnd w:id="78"/>
    <w:p w14:paraId="10F9E8FA" w14:textId="77777777" w:rsidR="00FF788F" w:rsidRDefault="00FF788F" w:rsidP="00C216A4">
      <w:pPr>
        <w:rPr>
          <w:rFonts w:cs="Arial"/>
        </w:rPr>
      </w:pPr>
    </w:p>
    <w:p w14:paraId="037ACD8B" w14:textId="77777777" w:rsidR="00FF788F" w:rsidRDefault="00FF788F" w:rsidP="00C216A4">
      <w:pPr>
        <w:rPr>
          <w:rFonts w:cs="Arial"/>
        </w:rPr>
      </w:pPr>
    </w:p>
    <w:p w14:paraId="65E8C640" w14:textId="22B5299B" w:rsidR="00430963" w:rsidRDefault="00430963" w:rsidP="00C216A4">
      <w:pPr>
        <w:pStyle w:val="Heading2"/>
        <w:rPr>
          <w:rFonts w:ascii="Arial" w:hAnsi="Arial" w:cs="Arial"/>
        </w:rPr>
      </w:pPr>
      <w:bookmarkStart w:id="79" w:name="_Toc377389650"/>
      <w:bookmarkStart w:id="80" w:name="_Toc378667965"/>
      <w:bookmarkStart w:id="81" w:name="_Toc378769394"/>
      <w:bookmarkStart w:id="82" w:name="_Toc379282270"/>
      <w:r w:rsidRPr="00743003">
        <w:rPr>
          <w:rFonts w:ascii="Arial" w:hAnsi="Arial" w:cs="Arial"/>
        </w:rPr>
        <w:t>4.3</w:t>
      </w:r>
      <w:r w:rsidRPr="00743003">
        <w:rPr>
          <w:rFonts w:ascii="Arial" w:hAnsi="Arial" w:cs="Arial"/>
        </w:rPr>
        <w:tab/>
      </w:r>
      <w:r w:rsidR="00835B8F" w:rsidRPr="00835B8F">
        <w:rPr>
          <w:rFonts w:ascii="Arial" w:hAnsi="Arial" w:cs="Arial"/>
        </w:rPr>
        <w:t>Earned Productivity Calculations</w:t>
      </w:r>
      <w:bookmarkEnd w:id="79"/>
      <w:bookmarkEnd w:id="80"/>
      <w:bookmarkEnd w:id="81"/>
      <w:bookmarkEnd w:id="82"/>
    </w:p>
    <w:p w14:paraId="5E6C98C3" w14:textId="77777777" w:rsidR="002F49A3" w:rsidRDefault="002F49A3" w:rsidP="002F49A3"/>
    <w:p w14:paraId="70ECD77E" w14:textId="4BC99CEF" w:rsidR="002F49A3" w:rsidRDefault="005E4D53" w:rsidP="002F49A3">
      <w:r w:rsidRPr="005E4D53">
        <w:rPr>
          <w:noProof/>
        </w:rPr>
        <w:drawing>
          <wp:inline distT="0" distB="0" distL="0" distR="0" wp14:anchorId="10965192" wp14:editId="7F792043">
            <wp:extent cx="5943600" cy="3187065"/>
            <wp:effectExtent l="0" t="0" r="0" b="0"/>
            <wp:docPr id="1235043899"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3899" name="Picture 1" descr="Table&#10;&#10;Description automatically generated"/>
                    <pic:cNvPicPr/>
                  </pic:nvPicPr>
                  <pic:blipFill>
                    <a:blip r:embed="rId30"/>
                    <a:stretch>
                      <a:fillRect/>
                    </a:stretch>
                  </pic:blipFill>
                  <pic:spPr>
                    <a:xfrm>
                      <a:off x="0" y="0"/>
                      <a:ext cx="5943600" cy="3187065"/>
                    </a:xfrm>
                    <a:prstGeom prst="rect">
                      <a:avLst/>
                    </a:prstGeom>
                  </pic:spPr>
                </pic:pic>
              </a:graphicData>
            </a:graphic>
          </wp:inline>
        </w:drawing>
      </w:r>
    </w:p>
    <w:p w14:paraId="1A4AE921" w14:textId="77777777" w:rsidR="002F49A3" w:rsidRDefault="002F49A3" w:rsidP="002F49A3"/>
    <w:p w14:paraId="5CEEF9F5" w14:textId="77777777" w:rsidR="002F49A3" w:rsidRDefault="002F49A3" w:rsidP="002F49A3"/>
    <w:p w14:paraId="4A4593B8" w14:textId="553C3567" w:rsidR="00430963" w:rsidRPr="00743003" w:rsidRDefault="00430963" w:rsidP="00A277BD">
      <w:pPr>
        <w:pStyle w:val="Heading2"/>
        <w:rPr>
          <w:rFonts w:ascii="Arial" w:hAnsi="Arial" w:cs="Arial"/>
        </w:rPr>
      </w:pPr>
      <w:bookmarkStart w:id="83" w:name="_Toc377389651"/>
      <w:bookmarkStart w:id="84" w:name="_Toc378667966"/>
      <w:bookmarkStart w:id="85" w:name="_Toc378769395"/>
      <w:bookmarkStart w:id="86" w:name="_Toc379282271"/>
      <w:r w:rsidRPr="00743003">
        <w:rPr>
          <w:rFonts w:ascii="Arial" w:hAnsi="Arial" w:cs="Arial"/>
        </w:rPr>
        <w:t>4.4</w:t>
      </w:r>
      <w:r w:rsidRPr="00743003">
        <w:rPr>
          <w:rFonts w:ascii="Arial" w:hAnsi="Arial" w:cs="Arial"/>
        </w:rPr>
        <w:tab/>
      </w:r>
      <w:r w:rsidR="00740C55" w:rsidRPr="00740C55">
        <w:rPr>
          <w:rFonts w:ascii="Arial" w:hAnsi="Arial" w:cs="Arial"/>
        </w:rPr>
        <w:t>Unit Route and Delivery Analysis</w:t>
      </w:r>
      <w:bookmarkEnd w:id="83"/>
      <w:bookmarkEnd w:id="84"/>
      <w:bookmarkEnd w:id="85"/>
      <w:bookmarkEnd w:id="86"/>
    </w:p>
    <w:p w14:paraId="6A40DEEB" w14:textId="77777777" w:rsidR="00430963" w:rsidRDefault="00430963" w:rsidP="00A277BD">
      <w:pPr>
        <w:rPr>
          <w:rFonts w:cs="Arial"/>
        </w:rPr>
      </w:pPr>
    </w:p>
    <w:p w14:paraId="0ABDA533" w14:textId="20C928F3" w:rsidR="00264FAF" w:rsidRDefault="00264FAF" w:rsidP="00A277BD">
      <w:pPr>
        <w:rPr>
          <w:rFonts w:cs="Arial"/>
        </w:rPr>
      </w:pPr>
      <w:r>
        <w:rPr>
          <w:noProof/>
        </w:rPr>
        <w:drawing>
          <wp:inline distT="0" distB="0" distL="0" distR="0" wp14:anchorId="6034B111" wp14:editId="292814D3">
            <wp:extent cx="5943600" cy="835025"/>
            <wp:effectExtent l="38100" t="38100" r="38100" b="41275"/>
            <wp:docPr id="5" name="Content Placeholder 4" descr="Timeline&#10;&#10;Description automatically generated">
              <a:extLst xmlns:a="http://schemas.openxmlformats.org/drawingml/2006/main">
                <a:ext uri="{FF2B5EF4-FFF2-40B4-BE49-F238E27FC236}">
                  <a16:creationId xmlns:a16="http://schemas.microsoft.com/office/drawing/2014/main" id="{228A65A4-9401-9CBD-A129-6E39F06A61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Timeline&#10;&#10;Description automatically generated">
                      <a:extLst>
                        <a:ext uri="{FF2B5EF4-FFF2-40B4-BE49-F238E27FC236}">
                          <a16:creationId xmlns:a16="http://schemas.microsoft.com/office/drawing/2014/main" id="{228A65A4-9401-9CBD-A129-6E39F06A61D6}"/>
                        </a:ext>
                      </a:extLst>
                    </pic:cNvPr>
                    <pic:cNvPicPr>
                      <a:picLocks noGrp="1" noChangeAspect="1"/>
                    </pic:cNvPicPr>
                  </pic:nvPicPr>
                  <pic:blipFill>
                    <a:blip r:embed="rId31"/>
                    <a:stretch>
                      <a:fillRect/>
                    </a:stretch>
                  </pic:blipFill>
                  <pic:spPr>
                    <a:xfrm>
                      <a:off x="0" y="0"/>
                      <a:ext cx="5943600" cy="835025"/>
                    </a:xfrm>
                    <a:prstGeom prst="rect">
                      <a:avLst/>
                    </a:prstGeom>
                    <a:ln w="38100">
                      <a:solidFill>
                        <a:srgbClr val="002060"/>
                      </a:solidFill>
                    </a:ln>
                  </pic:spPr>
                </pic:pic>
              </a:graphicData>
            </a:graphic>
          </wp:inline>
        </w:drawing>
      </w:r>
    </w:p>
    <w:p w14:paraId="25CBD2A2" w14:textId="77777777" w:rsidR="00264FAF" w:rsidRDefault="00264FAF" w:rsidP="00A277BD">
      <w:pPr>
        <w:rPr>
          <w:rFonts w:cs="Arial"/>
        </w:rPr>
      </w:pPr>
    </w:p>
    <w:p w14:paraId="6DBBAAF3" w14:textId="77777777" w:rsidR="00B971E2" w:rsidRPr="00B971E2" w:rsidRDefault="00B971E2" w:rsidP="00143066">
      <w:pPr>
        <w:numPr>
          <w:ilvl w:val="0"/>
          <w:numId w:val="13"/>
        </w:numPr>
        <w:ind w:left="1166"/>
        <w:contextualSpacing/>
        <w:textAlignment w:val="baseline"/>
        <w:rPr>
          <w:rFonts w:ascii="Times New Roman" w:hAnsi="Times New Roman"/>
          <w:sz w:val="24"/>
          <w:szCs w:val="24"/>
        </w:rPr>
      </w:pPr>
      <w:r w:rsidRPr="00B971E2">
        <w:rPr>
          <w:rFonts w:eastAsia="ヒラギノ角ゴ Pro W3" w:cs="ヒラギノ角ゴ Pro W3"/>
          <w:color w:val="000000"/>
          <w:kern w:val="24"/>
          <w:sz w:val="24"/>
          <w:szCs w:val="24"/>
        </w:rPr>
        <w:t xml:space="preserve">Total single day deliveries </w:t>
      </w:r>
    </w:p>
    <w:p w14:paraId="4CF7B6AF" w14:textId="77777777" w:rsidR="00264FAF" w:rsidRDefault="00264FAF" w:rsidP="00A277BD">
      <w:pPr>
        <w:rPr>
          <w:rFonts w:cs="Arial"/>
        </w:rPr>
      </w:pPr>
    </w:p>
    <w:p w14:paraId="5E0B0C0B" w14:textId="77777777" w:rsidR="00264FAF" w:rsidRDefault="00264FAF" w:rsidP="00A277BD">
      <w:pPr>
        <w:rPr>
          <w:rFonts w:cs="Arial"/>
        </w:rPr>
      </w:pPr>
    </w:p>
    <w:p w14:paraId="08E4B1A4" w14:textId="77777777" w:rsidR="00264FAF" w:rsidRDefault="00264FAF" w:rsidP="00A277BD">
      <w:pPr>
        <w:rPr>
          <w:rFonts w:cs="Arial"/>
        </w:rPr>
      </w:pPr>
    </w:p>
    <w:p w14:paraId="635997FF" w14:textId="77777777" w:rsidR="00264FAF" w:rsidRDefault="00264FAF" w:rsidP="00A277BD">
      <w:pPr>
        <w:rPr>
          <w:rFonts w:cs="Arial"/>
        </w:rPr>
      </w:pPr>
    </w:p>
    <w:p w14:paraId="6057338F" w14:textId="77777777" w:rsidR="00264FAF" w:rsidRDefault="00264FAF" w:rsidP="00A277BD">
      <w:pPr>
        <w:rPr>
          <w:rFonts w:cs="Arial"/>
        </w:rPr>
      </w:pPr>
    </w:p>
    <w:p w14:paraId="22044D80" w14:textId="77777777" w:rsidR="00264FAF" w:rsidRDefault="00264FAF" w:rsidP="00A277BD">
      <w:pPr>
        <w:rPr>
          <w:rFonts w:cs="Arial"/>
        </w:rPr>
      </w:pPr>
    </w:p>
    <w:p w14:paraId="0ADE8706" w14:textId="77777777" w:rsidR="00264FAF" w:rsidRDefault="00264FAF" w:rsidP="00A277BD">
      <w:pPr>
        <w:rPr>
          <w:rFonts w:cs="Arial"/>
        </w:rPr>
      </w:pPr>
    </w:p>
    <w:p w14:paraId="00888330" w14:textId="77777777" w:rsidR="00264FAF" w:rsidRDefault="00264FAF" w:rsidP="00A277BD">
      <w:pPr>
        <w:rPr>
          <w:rFonts w:cs="Arial"/>
        </w:rPr>
      </w:pPr>
    </w:p>
    <w:p w14:paraId="56B74B37" w14:textId="77777777" w:rsidR="00264FAF" w:rsidRDefault="00264FAF" w:rsidP="00A277BD">
      <w:pPr>
        <w:rPr>
          <w:rFonts w:cs="Arial"/>
        </w:rPr>
      </w:pPr>
    </w:p>
    <w:p w14:paraId="700E5D7E" w14:textId="77777777" w:rsidR="00264FAF" w:rsidRDefault="00264FAF" w:rsidP="00A277BD">
      <w:pPr>
        <w:rPr>
          <w:rFonts w:cs="Arial"/>
        </w:rPr>
      </w:pPr>
    </w:p>
    <w:p w14:paraId="2811E21B" w14:textId="77777777" w:rsidR="00264FAF" w:rsidRPr="00BE504B" w:rsidRDefault="00264FAF" w:rsidP="00A277BD">
      <w:pPr>
        <w:rPr>
          <w:rFonts w:cs="Arial"/>
        </w:rPr>
      </w:pPr>
    </w:p>
    <w:p w14:paraId="4371D9ED" w14:textId="7A7B5A65" w:rsidR="00430963" w:rsidRDefault="00430963" w:rsidP="00A277BD">
      <w:pPr>
        <w:pStyle w:val="Heading2"/>
        <w:rPr>
          <w:rFonts w:ascii="Arial" w:hAnsi="Arial" w:cs="Arial"/>
        </w:rPr>
      </w:pPr>
      <w:bookmarkStart w:id="87" w:name="_Toc377389652"/>
      <w:bookmarkStart w:id="88" w:name="_Toc378667967"/>
      <w:bookmarkStart w:id="89" w:name="_Toc378769396"/>
      <w:bookmarkStart w:id="90" w:name="_Toc379282272"/>
      <w:r w:rsidRPr="00743003">
        <w:rPr>
          <w:rFonts w:ascii="Arial" w:hAnsi="Arial" w:cs="Arial"/>
        </w:rPr>
        <w:lastRenderedPageBreak/>
        <w:t>4.5</w:t>
      </w:r>
      <w:r w:rsidRPr="00743003">
        <w:rPr>
          <w:rFonts w:ascii="Arial" w:hAnsi="Arial" w:cs="Arial"/>
        </w:rPr>
        <w:tab/>
      </w:r>
      <w:r w:rsidR="00C10F7B" w:rsidRPr="00C10F7B">
        <w:rPr>
          <w:rFonts w:ascii="Arial" w:hAnsi="Arial" w:cs="Arial"/>
        </w:rPr>
        <w:t>CDPOM Analysis / Earned Calculation</w:t>
      </w:r>
      <w:bookmarkEnd w:id="87"/>
      <w:bookmarkEnd w:id="88"/>
      <w:bookmarkEnd w:id="89"/>
      <w:bookmarkEnd w:id="90"/>
    </w:p>
    <w:p w14:paraId="79C74B0B" w14:textId="77777777" w:rsidR="00B971E2" w:rsidRDefault="00B971E2" w:rsidP="00B971E2"/>
    <w:p w14:paraId="52ACB2C9" w14:textId="581A30A9" w:rsidR="00B971E2" w:rsidRDefault="009F29EE" w:rsidP="00B971E2">
      <w:r w:rsidRPr="009F29EE">
        <w:rPr>
          <w:noProof/>
        </w:rPr>
        <w:drawing>
          <wp:inline distT="0" distB="0" distL="0" distR="0" wp14:anchorId="7FC9A120" wp14:editId="2CEC4386">
            <wp:extent cx="5943600" cy="2831465"/>
            <wp:effectExtent l="0" t="0" r="0" b="6985"/>
            <wp:docPr id="16572640"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40" name="Picture 1" descr="Table&#10;&#10;Description automatically generated"/>
                    <pic:cNvPicPr/>
                  </pic:nvPicPr>
                  <pic:blipFill>
                    <a:blip r:embed="rId32"/>
                    <a:stretch>
                      <a:fillRect/>
                    </a:stretch>
                  </pic:blipFill>
                  <pic:spPr>
                    <a:xfrm>
                      <a:off x="0" y="0"/>
                      <a:ext cx="5943600" cy="2831465"/>
                    </a:xfrm>
                    <a:prstGeom prst="rect">
                      <a:avLst/>
                    </a:prstGeom>
                  </pic:spPr>
                </pic:pic>
              </a:graphicData>
            </a:graphic>
          </wp:inline>
        </w:drawing>
      </w:r>
    </w:p>
    <w:p w14:paraId="132E117E" w14:textId="77777777" w:rsidR="00B971E2" w:rsidRDefault="00B971E2" w:rsidP="00B971E2"/>
    <w:p w14:paraId="661B2648" w14:textId="77777777" w:rsidR="00B971E2" w:rsidRDefault="00B971E2" w:rsidP="00B971E2"/>
    <w:p w14:paraId="09D7E195" w14:textId="77777777" w:rsidR="00B971E2" w:rsidRDefault="00B971E2" w:rsidP="00B971E2"/>
    <w:p w14:paraId="24A0FEB0" w14:textId="77777777" w:rsidR="00B971E2" w:rsidRDefault="00B971E2" w:rsidP="00B971E2"/>
    <w:p w14:paraId="6A4F4CA7" w14:textId="77777777" w:rsidR="00B971E2" w:rsidRDefault="00B971E2" w:rsidP="00B971E2"/>
    <w:p w14:paraId="529D6990" w14:textId="77777777" w:rsidR="00B971E2" w:rsidRDefault="00B971E2" w:rsidP="00B971E2"/>
    <w:p w14:paraId="01E1E45B" w14:textId="77777777" w:rsidR="00B971E2" w:rsidRDefault="00B971E2" w:rsidP="00B971E2"/>
    <w:p w14:paraId="386018DC" w14:textId="77777777" w:rsidR="00B971E2" w:rsidRDefault="00B971E2" w:rsidP="00B971E2"/>
    <w:p w14:paraId="61C6D4A0" w14:textId="77777777" w:rsidR="00B971E2" w:rsidRDefault="00B971E2" w:rsidP="00B971E2"/>
    <w:p w14:paraId="2F395A37" w14:textId="77777777" w:rsidR="00B971E2" w:rsidRDefault="00B971E2" w:rsidP="00B971E2"/>
    <w:p w14:paraId="2499B063" w14:textId="77777777" w:rsidR="00B971E2" w:rsidRDefault="00B971E2" w:rsidP="00B971E2"/>
    <w:p w14:paraId="0F09CA79" w14:textId="77777777" w:rsidR="00B971E2" w:rsidRDefault="00B971E2" w:rsidP="00B971E2"/>
    <w:p w14:paraId="4B722473" w14:textId="77777777" w:rsidR="00B971E2" w:rsidRDefault="00B971E2" w:rsidP="00B971E2"/>
    <w:p w14:paraId="475A1B7A" w14:textId="77777777" w:rsidR="00B971E2" w:rsidRDefault="00B971E2" w:rsidP="00B971E2"/>
    <w:p w14:paraId="479AA6DB" w14:textId="77777777" w:rsidR="00B971E2" w:rsidRDefault="00B971E2" w:rsidP="00B971E2"/>
    <w:p w14:paraId="01DE866B" w14:textId="77777777" w:rsidR="00B971E2" w:rsidRDefault="00B971E2" w:rsidP="00B971E2"/>
    <w:p w14:paraId="748D5931" w14:textId="77777777" w:rsidR="00B971E2" w:rsidRDefault="00B971E2" w:rsidP="00B971E2"/>
    <w:p w14:paraId="39060A25" w14:textId="77777777" w:rsidR="00B971E2" w:rsidRDefault="00B971E2" w:rsidP="00B971E2"/>
    <w:p w14:paraId="5D62A123" w14:textId="77777777" w:rsidR="00B971E2" w:rsidRDefault="00B971E2" w:rsidP="00B971E2"/>
    <w:p w14:paraId="641368ED" w14:textId="77777777" w:rsidR="00B971E2" w:rsidRDefault="00B971E2" w:rsidP="00B971E2"/>
    <w:p w14:paraId="2BFF128C" w14:textId="77777777" w:rsidR="00B971E2" w:rsidRDefault="00B971E2" w:rsidP="00B971E2"/>
    <w:p w14:paraId="41A1B6EE" w14:textId="77777777" w:rsidR="00B971E2" w:rsidRDefault="00B971E2" w:rsidP="00B971E2"/>
    <w:p w14:paraId="6313C7C0" w14:textId="77777777" w:rsidR="00B971E2" w:rsidRDefault="00B971E2" w:rsidP="00B971E2"/>
    <w:p w14:paraId="047C7276" w14:textId="77777777" w:rsidR="00B971E2" w:rsidRDefault="00B971E2" w:rsidP="00B971E2"/>
    <w:p w14:paraId="6D1BCBCB" w14:textId="77777777" w:rsidR="00B971E2" w:rsidRDefault="00B971E2" w:rsidP="00B971E2"/>
    <w:p w14:paraId="0BBC3561" w14:textId="77777777" w:rsidR="00B971E2" w:rsidRDefault="00B971E2" w:rsidP="00B971E2"/>
    <w:p w14:paraId="34B33D74" w14:textId="77777777" w:rsidR="00B971E2" w:rsidRDefault="00B971E2" w:rsidP="00B971E2"/>
    <w:p w14:paraId="294F2762" w14:textId="77777777" w:rsidR="00B971E2" w:rsidRDefault="00B971E2" w:rsidP="00B971E2"/>
    <w:p w14:paraId="00F25569" w14:textId="77777777" w:rsidR="00B971E2" w:rsidRDefault="00B971E2" w:rsidP="00B971E2"/>
    <w:p w14:paraId="3E159FA7" w14:textId="77777777" w:rsidR="00B971E2" w:rsidRDefault="00B971E2" w:rsidP="00B971E2"/>
    <w:p w14:paraId="6C37D2A4" w14:textId="0ECD0F85" w:rsidR="00B971E2" w:rsidRDefault="008E5C9C" w:rsidP="00B971E2">
      <w:r>
        <w:t xml:space="preserve">FY24 </w:t>
      </w:r>
      <w:r w:rsidR="0002254B">
        <w:t xml:space="preserve">YTD </w:t>
      </w:r>
      <w:r>
        <w:t xml:space="preserve">F2B Performance by LDC </w:t>
      </w:r>
    </w:p>
    <w:p w14:paraId="7609401D" w14:textId="77777777" w:rsidR="003F4753" w:rsidRPr="00BE504B" w:rsidRDefault="003F4753" w:rsidP="00CC0450">
      <w:pPr>
        <w:jc w:val="center"/>
        <w:rPr>
          <w:rFonts w:cs="Arial"/>
        </w:rPr>
      </w:pPr>
    </w:p>
    <w:p w14:paraId="19557849" w14:textId="580028C2" w:rsidR="00430963" w:rsidRPr="00BE504B" w:rsidRDefault="009F6EC8" w:rsidP="00620779">
      <w:pPr>
        <w:jc w:val="center"/>
        <w:rPr>
          <w:rFonts w:cs="Arial"/>
        </w:rPr>
      </w:pPr>
      <w:r w:rsidRPr="002F54AA">
        <w:rPr>
          <w:rFonts w:cs="Arial"/>
          <w:noProof/>
        </w:rPr>
        <mc:AlternateContent>
          <mc:Choice Requires="wps">
            <w:drawing>
              <wp:anchor distT="45720" distB="45720" distL="114300" distR="114300" simplePos="0" relativeHeight="251659264" behindDoc="0" locked="0" layoutInCell="1" allowOverlap="1" wp14:anchorId="75D03860" wp14:editId="4043B9DE">
                <wp:simplePos x="0" y="0"/>
                <wp:positionH relativeFrom="column">
                  <wp:posOffset>1784350</wp:posOffset>
                </wp:positionH>
                <wp:positionV relativeFrom="paragraph">
                  <wp:posOffset>343535</wp:posOffset>
                </wp:positionV>
                <wp:extent cx="2806700" cy="1404620"/>
                <wp:effectExtent l="0" t="0" r="1270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1404620"/>
                        </a:xfrm>
                        <a:prstGeom prst="rect">
                          <a:avLst/>
                        </a:prstGeom>
                        <a:solidFill>
                          <a:srgbClr val="FFFFFF"/>
                        </a:solidFill>
                        <a:ln w="9525">
                          <a:solidFill>
                            <a:srgbClr val="000000"/>
                          </a:solidFill>
                          <a:miter lim="800000"/>
                          <a:headEnd/>
                          <a:tailEnd/>
                        </a:ln>
                      </wps:spPr>
                      <wps:txbx>
                        <w:txbxContent>
                          <w:p w14:paraId="0AE01C42" w14:textId="07155B0A" w:rsidR="002F54AA" w:rsidRDefault="00BF4151">
                            <w:r>
                              <w:t>FY24 F2B Performance as of WK</w:t>
                            </w:r>
                            <w:r w:rsidR="009F6EC8">
                              <w:t>43B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D03860" id="_x0000_t202" coordsize="21600,21600" o:spt="202" path="m,l,21600r21600,l21600,xe">
                <v:stroke joinstyle="miter"/>
                <v:path gradientshapeok="t" o:connecttype="rect"/>
              </v:shapetype>
              <v:shape id="Text Box 2" o:spid="_x0000_s1026" type="#_x0000_t202" style="position:absolute;left:0;text-align:left;margin-left:140.5pt;margin-top:27.05pt;width:22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">
                <v:textbox style="mso-fit-shape-to-text:t">
                  <w:txbxContent>
                    <w:p w14:paraId="0AE01C42" w14:textId="07155B0A" w:rsidR="002F54AA" w:rsidRDefault="00BF4151">
                      <w:r>
                        <w:t>FY24 F2B Performance as of WK</w:t>
                      </w:r>
                      <w:r w:rsidR="009F6EC8">
                        <w:t>43B</w:t>
                      </w:r>
                    </w:p>
                  </w:txbxContent>
                </v:textbox>
                <w10:wrap type="square"/>
              </v:shape>
            </w:pict>
          </mc:Fallback>
        </mc:AlternateContent>
      </w:r>
    </w:p>
    <w:p w14:paraId="7EF448E1" w14:textId="42DA9E85" w:rsidR="00430963" w:rsidRPr="00BE504B" w:rsidRDefault="002F54AA" w:rsidP="003B0DEE">
      <w:pPr>
        <w:rPr>
          <w:rFonts w:cs="Arial"/>
        </w:rPr>
      </w:pPr>
      <w:r>
        <w:rPr>
          <w:noProof/>
        </w:rPr>
        <w:drawing>
          <wp:inline distT="0" distB="0" distL="0" distR="0" wp14:anchorId="34150C3A" wp14:editId="34559626">
            <wp:extent cx="5943600" cy="2898775"/>
            <wp:effectExtent l="0" t="0" r="0" b="0"/>
            <wp:docPr id="6" name="Picture 5">
              <a:extLst xmlns:a="http://schemas.openxmlformats.org/drawingml/2006/main">
                <a:ext uri="{FF2B5EF4-FFF2-40B4-BE49-F238E27FC236}">
                  <a16:creationId xmlns:a16="http://schemas.microsoft.com/office/drawing/2014/main" id="{1D247D3B-9BC1-8143-D581-0590BF274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D247D3B-9BC1-8143-D581-0590BF27419C}"/>
                        </a:ext>
                      </a:extLst>
                    </pic:cNvPr>
                    <pic:cNvPicPr>
                      <a:picLocks noChangeAspect="1"/>
                    </pic:cNvPicPr>
                  </pic:nvPicPr>
                  <pic:blipFill>
                    <a:blip r:embed="rId33"/>
                    <a:stretch>
                      <a:fillRect/>
                    </a:stretch>
                  </pic:blipFill>
                  <pic:spPr>
                    <a:xfrm>
                      <a:off x="0" y="0"/>
                      <a:ext cx="5943600" cy="2898775"/>
                    </a:xfrm>
                    <a:prstGeom prst="rect">
                      <a:avLst/>
                    </a:prstGeom>
                  </pic:spPr>
                </pic:pic>
              </a:graphicData>
            </a:graphic>
          </wp:inline>
        </w:drawing>
      </w:r>
    </w:p>
    <w:p w14:paraId="43365E36" w14:textId="77777777" w:rsidR="00870D62" w:rsidRDefault="00870D62" w:rsidP="003B0DEE">
      <w:pPr>
        <w:rPr>
          <w:rFonts w:cs="Arial"/>
          <w:sz w:val="23"/>
          <w:szCs w:val="23"/>
        </w:rPr>
      </w:pPr>
    </w:p>
    <w:p w14:paraId="2F05490D" w14:textId="77777777" w:rsidR="008A62F7" w:rsidRDefault="008A62F7" w:rsidP="00741A74">
      <w:pPr>
        <w:pStyle w:val="Heading2"/>
        <w:rPr>
          <w:rFonts w:ascii="Arial" w:hAnsi="Arial" w:cs="Arial"/>
        </w:rPr>
      </w:pPr>
      <w:bookmarkStart w:id="91" w:name="_Toc378667985"/>
      <w:bookmarkStart w:id="92" w:name="_Toc379282292"/>
    </w:p>
    <w:p w14:paraId="5BCEEF15" w14:textId="77777777" w:rsidR="008A62F7" w:rsidRDefault="008A62F7" w:rsidP="00741A74">
      <w:pPr>
        <w:pStyle w:val="Heading2"/>
        <w:rPr>
          <w:rFonts w:ascii="Arial" w:hAnsi="Arial" w:cs="Arial"/>
        </w:rPr>
      </w:pPr>
    </w:p>
    <w:p w14:paraId="1028A9AA" w14:textId="4B2A7E3A" w:rsidR="008A62F7" w:rsidRDefault="00F22AFA" w:rsidP="00741A74">
      <w:pPr>
        <w:pStyle w:val="Heading2"/>
        <w:rPr>
          <w:rFonts w:ascii="Arial" w:hAnsi="Arial" w:cs="Arial"/>
        </w:rPr>
      </w:pPr>
      <w:r>
        <w:rPr>
          <w:rFonts w:ascii="Arial" w:hAnsi="Arial" w:cs="Arial"/>
        </w:rPr>
        <w:t>F2B Operational IDs</w:t>
      </w:r>
    </w:p>
    <w:p w14:paraId="4DEB541F" w14:textId="1EF2F71E" w:rsidR="008A62F7" w:rsidRDefault="00555362" w:rsidP="00741A74">
      <w:pPr>
        <w:pStyle w:val="Heading2"/>
        <w:rPr>
          <w:rFonts w:ascii="Arial" w:hAnsi="Arial" w:cs="Arial"/>
        </w:rPr>
      </w:pPr>
      <w:r w:rsidRPr="00555362">
        <w:rPr>
          <w:rFonts w:ascii="Arial" w:hAnsi="Arial" w:cs="Arial"/>
          <w:noProof/>
        </w:rPr>
        <w:drawing>
          <wp:inline distT="0" distB="0" distL="0" distR="0" wp14:anchorId="65E91789" wp14:editId="411C4A67">
            <wp:extent cx="2476500" cy="3187700"/>
            <wp:effectExtent l="0" t="0" r="0" b="0"/>
            <wp:docPr id="906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0807" name=""/>
                    <pic:cNvPicPr/>
                  </pic:nvPicPr>
                  <pic:blipFill>
                    <a:blip r:embed="rId34"/>
                    <a:stretch>
                      <a:fillRect/>
                    </a:stretch>
                  </pic:blipFill>
                  <pic:spPr>
                    <a:xfrm>
                      <a:off x="0" y="0"/>
                      <a:ext cx="2476500" cy="3187700"/>
                    </a:xfrm>
                    <a:prstGeom prst="rect">
                      <a:avLst/>
                    </a:prstGeom>
                  </pic:spPr>
                </pic:pic>
              </a:graphicData>
            </a:graphic>
          </wp:inline>
        </w:drawing>
      </w:r>
      <w:r w:rsidR="009E3F14">
        <w:rPr>
          <w:rFonts w:ascii="Arial" w:hAnsi="Arial" w:cs="Arial"/>
          <w:noProof/>
        </w:rPr>
        <w:drawing>
          <wp:inline distT="0" distB="0" distL="0" distR="0" wp14:anchorId="391A869B" wp14:editId="0C41A199">
            <wp:extent cx="2851150" cy="4212590"/>
            <wp:effectExtent l="0" t="0" r="6350" b="0"/>
            <wp:docPr id="22301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1150" cy="4212590"/>
                    </a:xfrm>
                    <a:prstGeom prst="rect">
                      <a:avLst/>
                    </a:prstGeom>
                    <a:noFill/>
                  </pic:spPr>
                </pic:pic>
              </a:graphicData>
            </a:graphic>
          </wp:inline>
        </w:drawing>
      </w:r>
    </w:p>
    <w:p w14:paraId="336886A4" w14:textId="77777777" w:rsidR="008A62F7" w:rsidRDefault="008A62F7" w:rsidP="00741A74">
      <w:pPr>
        <w:pStyle w:val="Heading2"/>
        <w:rPr>
          <w:rFonts w:ascii="Arial" w:hAnsi="Arial" w:cs="Arial"/>
        </w:rPr>
      </w:pPr>
    </w:p>
    <w:p w14:paraId="50BEB4F6" w14:textId="77777777" w:rsidR="008A62F7" w:rsidRDefault="008A62F7" w:rsidP="00741A74">
      <w:pPr>
        <w:pStyle w:val="Heading2"/>
        <w:rPr>
          <w:rFonts w:ascii="Arial" w:hAnsi="Arial" w:cs="Arial"/>
        </w:rPr>
      </w:pPr>
    </w:p>
    <w:p w14:paraId="4381A9E1" w14:textId="77777777" w:rsidR="008A62F7" w:rsidRDefault="008A62F7" w:rsidP="00741A74">
      <w:pPr>
        <w:pStyle w:val="Heading2"/>
        <w:rPr>
          <w:rFonts w:ascii="Arial" w:hAnsi="Arial" w:cs="Arial"/>
        </w:rPr>
      </w:pPr>
    </w:p>
    <w:p w14:paraId="632A7086" w14:textId="77777777" w:rsidR="008A62F7" w:rsidRPr="008A62F7" w:rsidRDefault="008A62F7" w:rsidP="00743003"/>
    <w:bookmarkEnd w:id="91"/>
    <w:bookmarkEnd w:id="92"/>
    <w:p w14:paraId="22E25A02" w14:textId="00269260" w:rsidR="005903DA" w:rsidRDefault="005903DA" w:rsidP="00516394"/>
    <w:p w14:paraId="0B9A8F5E" w14:textId="77777777" w:rsidR="00600D85" w:rsidRDefault="00600D85" w:rsidP="00516394"/>
    <w:p w14:paraId="572751D9" w14:textId="77777777" w:rsidR="00600D85" w:rsidRDefault="00600D85" w:rsidP="00516394"/>
    <w:p w14:paraId="1A86540E" w14:textId="77777777" w:rsidR="00600D85" w:rsidRDefault="00600D85" w:rsidP="00516394"/>
    <w:p w14:paraId="4FA21AD3" w14:textId="77777777" w:rsidR="00600D85" w:rsidRDefault="00600D85" w:rsidP="00516394"/>
    <w:p w14:paraId="300818FF" w14:textId="77777777" w:rsidR="00600D85" w:rsidRDefault="00600D85" w:rsidP="00516394"/>
    <w:p w14:paraId="256A2CAC" w14:textId="77777777" w:rsidR="00600D85" w:rsidRDefault="00600D85" w:rsidP="00516394"/>
    <w:p w14:paraId="477E1312" w14:textId="77777777" w:rsidR="00600D85" w:rsidRDefault="00600D85" w:rsidP="00516394"/>
    <w:p w14:paraId="2125A691" w14:textId="77777777" w:rsidR="00600D85" w:rsidRDefault="00600D85" w:rsidP="00516394"/>
    <w:p w14:paraId="43F0FD32" w14:textId="77777777" w:rsidR="00600D85" w:rsidRDefault="00600D85" w:rsidP="00516394"/>
    <w:sectPr w:rsidR="00600D85" w:rsidSect="00E85CEF">
      <w:headerReference w:type="default" r:id="rId36"/>
      <w:footerReference w:type="default" r:id="rId37"/>
      <w:headerReference w:type="first" r:id="rId38"/>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FAA6" w14:textId="77777777" w:rsidR="0050133E" w:rsidRDefault="0050133E" w:rsidP="003D7C88">
      <w:r>
        <w:separator/>
      </w:r>
    </w:p>
  </w:endnote>
  <w:endnote w:type="continuationSeparator" w:id="0">
    <w:p w14:paraId="7412F19C" w14:textId="77777777" w:rsidR="0050133E" w:rsidRDefault="0050133E" w:rsidP="003D7C88">
      <w:r>
        <w:continuationSeparator/>
      </w:r>
    </w:p>
  </w:endnote>
  <w:endnote w:type="continuationNotice" w:id="1">
    <w:p w14:paraId="4A0D0C28" w14:textId="77777777" w:rsidR="0050133E" w:rsidRDefault="005013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0000000000000000000"/>
    <w:charset w:val="80"/>
    <w:family w:val="roman"/>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300F" w14:textId="62DD75CF" w:rsidR="002C693C" w:rsidRDefault="00DC743F" w:rsidP="00670745">
    <w:pPr>
      <w:pStyle w:val="Footer"/>
      <w:jc w:val="center"/>
    </w:pPr>
    <w:r>
      <w:rPr>
        <w:noProof/>
      </w:rPr>
      <mc:AlternateContent>
        <mc:Choice Requires="wps">
          <w:drawing>
            <wp:anchor distT="4294967292" distB="4294967292" distL="114300" distR="114300" simplePos="0" relativeHeight="251659264" behindDoc="0" locked="0" layoutInCell="1" allowOverlap="1" wp14:anchorId="7A60F63C" wp14:editId="42982C04">
              <wp:simplePos x="0" y="0"/>
              <wp:positionH relativeFrom="margin">
                <wp:align>center</wp:align>
              </wp:positionH>
              <wp:positionV relativeFrom="paragraph">
                <wp:posOffset>98424</wp:posOffset>
              </wp:positionV>
              <wp:extent cx="6416675" cy="0"/>
              <wp:effectExtent l="0" t="19050" r="3175" b="0"/>
              <wp:wrapNone/>
              <wp:docPr id="169717449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16675" cy="0"/>
                      </a:xfrm>
                      <a:prstGeom prst="line">
                        <a:avLst/>
                      </a:prstGeom>
                      <a:noFill/>
                      <a:ln w="28575" cap="flat" cmpd="sng" algn="ctr">
                        <a:solidFill>
                          <a:srgbClr val="C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BA9DA8D" id="Straight Connector 3" o:spid="_x0000_s1026" style="position:absolute;z-index:251659264;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7.75pt" to="505.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" strokecolor="#c00000" strokeweight="2.25pt">
              <o:lock v:ext="edit" shapetype="f"/>
              <w10:wrap anchorx="margin"/>
            </v:line>
          </w:pict>
        </mc:Fallback>
      </mc:AlternateContent>
    </w:r>
  </w:p>
  <w:p w14:paraId="00C17DC1" w14:textId="23FEB42A" w:rsidR="002C693C" w:rsidRPr="00B72156" w:rsidRDefault="0031253F" w:rsidP="00670745">
    <w:pPr>
      <w:pStyle w:val="Footer"/>
      <w:jc w:val="center"/>
      <w:rPr>
        <w:sz w:val="20"/>
      </w:rPr>
    </w:pPr>
    <w:r>
      <w:rPr>
        <w:sz w:val="20"/>
      </w:rPr>
      <w:t>F2 City Delivery Volume</w:t>
    </w:r>
    <w:r w:rsidR="002C693C">
      <w:rPr>
        <w:sz w:val="20"/>
      </w:rPr>
      <w:t xml:space="preserve"> – </w:t>
    </w:r>
    <w:r>
      <w:rPr>
        <w:sz w:val="20"/>
      </w:rPr>
      <w:t>City Delivery Vari</w:t>
    </w:r>
    <w:r w:rsidR="00835444">
      <w:rPr>
        <w:sz w:val="20"/>
      </w:rPr>
      <w:t>ance</w:t>
    </w:r>
  </w:p>
  <w:p w14:paraId="1A020179" w14:textId="3FD5D85C" w:rsidR="002C693C" w:rsidRPr="00B72156" w:rsidRDefault="002C693C" w:rsidP="00343961">
    <w:pPr>
      <w:pStyle w:val="Footer"/>
      <w:jc w:val="center"/>
      <w:rPr>
        <w:sz w:val="20"/>
      </w:rPr>
    </w:pPr>
    <w:r>
      <w:rPr>
        <w:sz w:val="20"/>
      </w:rPr>
      <w:tab/>
    </w:r>
    <w:r w:rsidR="0031253F">
      <w:rPr>
        <w:sz w:val="20"/>
      </w:rPr>
      <w:t>August</w:t>
    </w:r>
    <w:r w:rsidR="003E4D14">
      <w:rPr>
        <w:sz w:val="20"/>
      </w:rPr>
      <w:t xml:space="preserve"> </w:t>
    </w:r>
    <w:r w:rsidR="0097643E">
      <w:rPr>
        <w:sz w:val="20"/>
      </w:rPr>
      <w:t>2024</w:t>
    </w:r>
    <w:r w:rsidRPr="00B72156">
      <w:rPr>
        <w:sz w:val="20"/>
      </w:rPr>
      <w:tab/>
    </w:r>
    <w:r w:rsidRPr="00B72156">
      <w:rPr>
        <w:sz w:val="20"/>
      </w:rPr>
      <w:tab/>
    </w:r>
    <w:r w:rsidRPr="00B72156">
      <w:rPr>
        <w:sz w:val="20"/>
      </w:rPr>
      <w:fldChar w:fldCharType="begin"/>
    </w:r>
    <w:r w:rsidRPr="00B72156">
      <w:rPr>
        <w:sz w:val="20"/>
      </w:rPr>
      <w:instrText xml:space="preserve"> PAGE   \* MERGEFORMAT </w:instrText>
    </w:r>
    <w:r w:rsidRPr="00B72156">
      <w:rPr>
        <w:sz w:val="20"/>
      </w:rPr>
      <w:fldChar w:fldCharType="separate"/>
    </w:r>
    <w:r w:rsidR="00A72A59">
      <w:rPr>
        <w:noProof/>
        <w:sz w:val="20"/>
      </w:rPr>
      <w:t>160</w:t>
    </w:r>
    <w:r w:rsidRPr="00B72156">
      <w:rPr>
        <w:sz w:val="20"/>
      </w:rPr>
      <w:fldChar w:fldCharType="end"/>
    </w:r>
  </w:p>
  <w:p w14:paraId="5FC9D765" w14:textId="77777777" w:rsidR="002C693C" w:rsidRDefault="002C693C" w:rsidP="00E33EDE">
    <w:pPr>
      <w:pStyle w:val="Footer"/>
    </w:pPr>
  </w:p>
  <w:p w14:paraId="5D593533" w14:textId="77777777" w:rsidR="002C693C" w:rsidRDefault="002C6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FBCF" w14:textId="77777777" w:rsidR="0050133E" w:rsidRDefault="0050133E" w:rsidP="003D7C88">
      <w:r>
        <w:separator/>
      </w:r>
    </w:p>
  </w:footnote>
  <w:footnote w:type="continuationSeparator" w:id="0">
    <w:p w14:paraId="59F3DF8B" w14:textId="77777777" w:rsidR="0050133E" w:rsidRDefault="0050133E" w:rsidP="003D7C88">
      <w:r>
        <w:continuationSeparator/>
      </w:r>
    </w:p>
  </w:footnote>
  <w:footnote w:type="continuationNotice" w:id="1">
    <w:p w14:paraId="06661DF7" w14:textId="77777777" w:rsidR="0050133E" w:rsidRDefault="005013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F206" w14:textId="77777777" w:rsidR="002C693C" w:rsidRDefault="002C693C">
    <w:pPr>
      <w:pStyle w:val="Header"/>
    </w:pPr>
    <w:r>
      <w:object w:dxaOrig="11070" w:dyaOrig="370" w14:anchorId="416FA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3.5pt;height:18.5pt">
          <v:imagedata r:id="rId1" o:title=""/>
        </v:shape>
        <o:OLEObject Type="Embed" ProgID="MSDraw" ShapeID="_x0000_i1025" DrawAspect="Content" ObjectID="_1825586287" r:id="rId2">
          <o:FieldCodes>\* MERGEFORMAT</o:FieldCodes>
        </o:OLEObject>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3B5C" w14:textId="3980C0A3" w:rsidR="002C693C" w:rsidRDefault="00662B0F">
    <w:pPr>
      <w:pStyle w:val="Header"/>
    </w:pPr>
    <w:r>
      <w:rPr>
        <w:noProof/>
      </w:rPr>
      <w:drawing>
        <wp:anchor distT="0" distB="0" distL="114300" distR="114300" simplePos="0" relativeHeight="251658752" behindDoc="0" locked="0" layoutInCell="1" allowOverlap="1" wp14:anchorId="24E8C8E6" wp14:editId="7D662E5A">
          <wp:simplePos x="0" y="0"/>
          <wp:positionH relativeFrom="column">
            <wp:posOffset>-781050</wp:posOffset>
          </wp:positionH>
          <wp:positionV relativeFrom="paragraph">
            <wp:posOffset>1085850</wp:posOffset>
          </wp:positionV>
          <wp:extent cx="1885950" cy="419100"/>
          <wp:effectExtent l="0" t="0" r="0" b="0"/>
          <wp:wrapNone/>
          <wp:docPr id="2"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419100"/>
                  </a:xfrm>
                  <a:prstGeom prst="rect">
                    <a:avLst/>
                  </a:prstGeom>
                  <a:noFill/>
                </pic:spPr>
              </pic:pic>
            </a:graphicData>
          </a:graphic>
          <wp14:sizeRelH relativeFrom="page">
            <wp14:pctWidth>0</wp14:pctWidth>
          </wp14:sizeRelH>
          <wp14:sizeRelV relativeFrom="page">
            <wp14:pctHeight>0</wp14:pctHeight>
          </wp14:sizeRelV>
        </wp:anchor>
      </w:drawing>
    </w:r>
    <w:r w:rsidR="00DC743F">
      <w:rPr>
        <w:noProof/>
      </w:rPr>
      <mc:AlternateContent>
        <mc:Choice Requires="wps">
          <w:drawing>
            <wp:anchor distT="0" distB="0" distL="114300" distR="114300" simplePos="0" relativeHeight="251657216" behindDoc="0" locked="0" layoutInCell="1" allowOverlap="1" wp14:anchorId="15F3CBF6" wp14:editId="63150C2B">
              <wp:simplePos x="0" y="0"/>
              <wp:positionH relativeFrom="column">
                <wp:posOffset>-920750</wp:posOffset>
              </wp:positionH>
              <wp:positionV relativeFrom="paragraph">
                <wp:posOffset>830580</wp:posOffset>
              </wp:positionV>
              <wp:extent cx="7863840" cy="144780"/>
              <wp:effectExtent l="0" t="0" r="0" b="0"/>
              <wp:wrapNone/>
              <wp:docPr id="5236330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3840" cy="144780"/>
                      </a:xfrm>
                      <a:prstGeom prst="rect">
                        <a:avLst/>
                      </a:prstGeom>
                      <a:solidFill>
                        <a:srgbClr val="C00000"/>
                      </a:solidFill>
                      <a:ln>
                        <a:noFill/>
                      </a:ln>
                    </wps:spPr>
                    <wps:txbx>
                      <w:txbxContent>
                        <w:p w14:paraId="4C9DAA48" w14:textId="77777777" w:rsidR="002C693C" w:rsidRDefault="002C693C" w:rsidP="002804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3CBF6" id="Rectangle 2" o:spid="_x0000_s1027" style="position:absolute;margin-left:-72.5pt;margin-top:65.4pt;width:619.2pt;height:1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" fillcolor="#c00000" stroked="f">
              <v:textbox>
                <w:txbxContent>
                  <w:p w14:paraId="4C9DAA48" w14:textId="77777777" w:rsidR="002C693C" w:rsidRDefault="002C693C" w:rsidP="002804E4">
                    <w:pPr>
                      <w:jc w:val="center"/>
                    </w:pPr>
                  </w:p>
                </w:txbxContent>
              </v:textbox>
            </v:rect>
          </w:pict>
        </mc:Fallback>
      </mc:AlternateContent>
    </w:r>
    <w:r w:rsidR="00DC743F">
      <w:rPr>
        <w:noProof/>
      </w:rPr>
      <mc:AlternateContent>
        <mc:Choice Requires="wps">
          <w:drawing>
            <wp:anchor distT="0" distB="0" distL="114300" distR="114300" simplePos="0" relativeHeight="251658240" behindDoc="0" locked="0" layoutInCell="1" allowOverlap="1" wp14:anchorId="422063BC" wp14:editId="451539D5">
              <wp:simplePos x="0" y="0"/>
              <wp:positionH relativeFrom="column">
                <wp:posOffset>-926465</wp:posOffset>
              </wp:positionH>
              <wp:positionV relativeFrom="paragraph">
                <wp:posOffset>-478155</wp:posOffset>
              </wp:positionV>
              <wp:extent cx="7863840" cy="1311275"/>
              <wp:effectExtent l="0" t="0" r="0" b="0"/>
              <wp:wrapNone/>
              <wp:docPr id="18683567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3840" cy="1311275"/>
                      </a:xfrm>
                      <a:prstGeom prst="rect">
                        <a:avLst/>
                      </a:prstGeom>
                      <a:solidFill>
                        <a:srgbClr val="00277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D406D" id="Rectangle 1" o:spid="_x0000_s1026" style="position:absolute;margin-left:-72.95pt;margin-top:-37.65pt;width:619.2pt;height:10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" fillcolor="#002776"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86C"/>
    <w:multiLevelType w:val="hybridMultilevel"/>
    <w:tmpl w:val="9C46D8FE"/>
    <w:lvl w:ilvl="0" w:tplc="3DA2EEE6">
      <w:start w:val="1"/>
      <w:numFmt w:val="bullet"/>
      <w:lvlText w:val="•"/>
      <w:lvlJc w:val="left"/>
      <w:pPr>
        <w:tabs>
          <w:tab w:val="num" w:pos="720"/>
        </w:tabs>
        <w:ind w:left="720" w:hanging="360"/>
      </w:pPr>
      <w:rPr>
        <w:rFonts w:ascii="Arial" w:hAnsi="Arial" w:hint="default"/>
      </w:rPr>
    </w:lvl>
    <w:lvl w:ilvl="1" w:tplc="78BE9A02">
      <w:start w:val="1"/>
      <w:numFmt w:val="bullet"/>
      <w:lvlText w:val="•"/>
      <w:lvlJc w:val="left"/>
      <w:pPr>
        <w:tabs>
          <w:tab w:val="num" w:pos="1440"/>
        </w:tabs>
        <w:ind w:left="1440" w:hanging="360"/>
      </w:pPr>
      <w:rPr>
        <w:rFonts w:ascii="Arial" w:hAnsi="Arial" w:hint="default"/>
      </w:rPr>
    </w:lvl>
    <w:lvl w:ilvl="2" w:tplc="EC6A3B48" w:tentative="1">
      <w:start w:val="1"/>
      <w:numFmt w:val="bullet"/>
      <w:lvlText w:val="•"/>
      <w:lvlJc w:val="left"/>
      <w:pPr>
        <w:tabs>
          <w:tab w:val="num" w:pos="2160"/>
        </w:tabs>
        <w:ind w:left="2160" w:hanging="360"/>
      </w:pPr>
      <w:rPr>
        <w:rFonts w:ascii="Arial" w:hAnsi="Arial" w:hint="default"/>
      </w:rPr>
    </w:lvl>
    <w:lvl w:ilvl="3" w:tplc="9EA803EE" w:tentative="1">
      <w:start w:val="1"/>
      <w:numFmt w:val="bullet"/>
      <w:lvlText w:val="•"/>
      <w:lvlJc w:val="left"/>
      <w:pPr>
        <w:tabs>
          <w:tab w:val="num" w:pos="2880"/>
        </w:tabs>
        <w:ind w:left="2880" w:hanging="360"/>
      </w:pPr>
      <w:rPr>
        <w:rFonts w:ascii="Arial" w:hAnsi="Arial" w:hint="default"/>
      </w:rPr>
    </w:lvl>
    <w:lvl w:ilvl="4" w:tplc="184A2482" w:tentative="1">
      <w:start w:val="1"/>
      <w:numFmt w:val="bullet"/>
      <w:lvlText w:val="•"/>
      <w:lvlJc w:val="left"/>
      <w:pPr>
        <w:tabs>
          <w:tab w:val="num" w:pos="3600"/>
        </w:tabs>
        <w:ind w:left="3600" w:hanging="360"/>
      </w:pPr>
      <w:rPr>
        <w:rFonts w:ascii="Arial" w:hAnsi="Arial" w:hint="default"/>
      </w:rPr>
    </w:lvl>
    <w:lvl w:ilvl="5" w:tplc="D5629932" w:tentative="1">
      <w:start w:val="1"/>
      <w:numFmt w:val="bullet"/>
      <w:lvlText w:val="•"/>
      <w:lvlJc w:val="left"/>
      <w:pPr>
        <w:tabs>
          <w:tab w:val="num" w:pos="4320"/>
        </w:tabs>
        <w:ind w:left="4320" w:hanging="360"/>
      </w:pPr>
      <w:rPr>
        <w:rFonts w:ascii="Arial" w:hAnsi="Arial" w:hint="default"/>
      </w:rPr>
    </w:lvl>
    <w:lvl w:ilvl="6" w:tplc="B1023DAC" w:tentative="1">
      <w:start w:val="1"/>
      <w:numFmt w:val="bullet"/>
      <w:lvlText w:val="•"/>
      <w:lvlJc w:val="left"/>
      <w:pPr>
        <w:tabs>
          <w:tab w:val="num" w:pos="5040"/>
        </w:tabs>
        <w:ind w:left="5040" w:hanging="360"/>
      </w:pPr>
      <w:rPr>
        <w:rFonts w:ascii="Arial" w:hAnsi="Arial" w:hint="default"/>
      </w:rPr>
    </w:lvl>
    <w:lvl w:ilvl="7" w:tplc="7438FFA2" w:tentative="1">
      <w:start w:val="1"/>
      <w:numFmt w:val="bullet"/>
      <w:lvlText w:val="•"/>
      <w:lvlJc w:val="left"/>
      <w:pPr>
        <w:tabs>
          <w:tab w:val="num" w:pos="5760"/>
        </w:tabs>
        <w:ind w:left="5760" w:hanging="360"/>
      </w:pPr>
      <w:rPr>
        <w:rFonts w:ascii="Arial" w:hAnsi="Arial" w:hint="default"/>
      </w:rPr>
    </w:lvl>
    <w:lvl w:ilvl="8" w:tplc="768685A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E90532"/>
    <w:multiLevelType w:val="hybridMultilevel"/>
    <w:tmpl w:val="F104E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4223F9"/>
    <w:multiLevelType w:val="multilevel"/>
    <w:tmpl w:val="3C7A5F4A"/>
    <w:lvl w:ilvl="0">
      <w:start w:val="2"/>
      <w:numFmt w:val="decimal"/>
      <w:lvlText w:val="%1"/>
      <w:lvlJc w:val="left"/>
      <w:pPr>
        <w:ind w:left="360" w:hanging="360"/>
      </w:pPr>
      <w:rPr>
        <w:rFonts w:cs="Times New Roman" w:hint="default"/>
      </w:rPr>
    </w:lvl>
    <w:lvl w:ilvl="1">
      <w:start w:val="19"/>
      <w:numFmt w:val="decimal"/>
      <w:isLgl/>
      <w:lvlText w:val="%1.%2"/>
      <w:lvlJc w:val="left"/>
      <w:pPr>
        <w:ind w:left="720" w:hanging="720"/>
      </w:pPr>
      <w:rPr>
        <w:rFonts w:cs="Times New Roman" w:hint="default"/>
      </w:rPr>
    </w:lvl>
    <w:lvl w:ilvl="2">
      <w:start w:val="2"/>
      <w:numFmt w:val="decimal"/>
      <w:isLgl/>
      <w:lvlText w:val="%1.%2.%3"/>
      <w:lvlJc w:val="left"/>
      <w:pPr>
        <w:ind w:left="720" w:hanging="720"/>
      </w:pPr>
      <w:rPr>
        <w:rFonts w:cs="Times New Roman" w:hint="default"/>
      </w:rPr>
    </w:lvl>
    <w:lvl w:ilvl="3">
      <w:start w:val="1"/>
      <w:numFmt w:val="decimal"/>
      <w:pStyle w:val="Heading3"/>
      <w:isLgl/>
      <w:lvlText w:val="%1.%2.%3.%4"/>
      <w:lvlJc w:val="left"/>
      <w:pPr>
        <w:ind w:left="720" w:hanging="720"/>
      </w:p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3" w15:restartNumberingAfterBreak="0">
    <w:nsid w:val="2CD478A0"/>
    <w:multiLevelType w:val="hybridMultilevel"/>
    <w:tmpl w:val="C2606AE4"/>
    <w:lvl w:ilvl="0" w:tplc="1D106C3E">
      <w:start w:val="1"/>
      <w:numFmt w:val="bullet"/>
      <w:lvlText w:val="•"/>
      <w:lvlJc w:val="left"/>
      <w:pPr>
        <w:tabs>
          <w:tab w:val="num" w:pos="720"/>
        </w:tabs>
        <w:ind w:left="720" w:hanging="360"/>
      </w:pPr>
      <w:rPr>
        <w:rFonts w:ascii="Arial" w:hAnsi="Arial" w:hint="default"/>
      </w:rPr>
    </w:lvl>
    <w:lvl w:ilvl="1" w:tplc="F65228E4">
      <w:start w:val="1"/>
      <w:numFmt w:val="bullet"/>
      <w:lvlText w:val="•"/>
      <w:lvlJc w:val="left"/>
      <w:pPr>
        <w:tabs>
          <w:tab w:val="num" w:pos="1440"/>
        </w:tabs>
        <w:ind w:left="1440" w:hanging="360"/>
      </w:pPr>
      <w:rPr>
        <w:rFonts w:ascii="Arial" w:hAnsi="Arial" w:hint="default"/>
      </w:rPr>
    </w:lvl>
    <w:lvl w:ilvl="2" w:tplc="3B6AD0AE" w:tentative="1">
      <w:start w:val="1"/>
      <w:numFmt w:val="bullet"/>
      <w:lvlText w:val="•"/>
      <w:lvlJc w:val="left"/>
      <w:pPr>
        <w:tabs>
          <w:tab w:val="num" w:pos="2160"/>
        </w:tabs>
        <w:ind w:left="2160" w:hanging="360"/>
      </w:pPr>
      <w:rPr>
        <w:rFonts w:ascii="Arial" w:hAnsi="Arial" w:hint="default"/>
      </w:rPr>
    </w:lvl>
    <w:lvl w:ilvl="3" w:tplc="3258A350" w:tentative="1">
      <w:start w:val="1"/>
      <w:numFmt w:val="bullet"/>
      <w:lvlText w:val="•"/>
      <w:lvlJc w:val="left"/>
      <w:pPr>
        <w:tabs>
          <w:tab w:val="num" w:pos="2880"/>
        </w:tabs>
        <w:ind w:left="2880" w:hanging="360"/>
      </w:pPr>
      <w:rPr>
        <w:rFonts w:ascii="Arial" w:hAnsi="Arial" w:hint="default"/>
      </w:rPr>
    </w:lvl>
    <w:lvl w:ilvl="4" w:tplc="A2BA3008" w:tentative="1">
      <w:start w:val="1"/>
      <w:numFmt w:val="bullet"/>
      <w:lvlText w:val="•"/>
      <w:lvlJc w:val="left"/>
      <w:pPr>
        <w:tabs>
          <w:tab w:val="num" w:pos="3600"/>
        </w:tabs>
        <w:ind w:left="3600" w:hanging="360"/>
      </w:pPr>
      <w:rPr>
        <w:rFonts w:ascii="Arial" w:hAnsi="Arial" w:hint="default"/>
      </w:rPr>
    </w:lvl>
    <w:lvl w:ilvl="5" w:tplc="0F64F34A" w:tentative="1">
      <w:start w:val="1"/>
      <w:numFmt w:val="bullet"/>
      <w:lvlText w:val="•"/>
      <w:lvlJc w:val="left"/>
      <w:pPr>
        <w:tabs>
          <w:tab w:val="num" w:pos="4320"/>
        </w:tabs>
        <w:ind w:left="4320" w:hanging="360"/>
      </w:pPr>
      <w:rPr>
        <w:rFonts w:ascii="Arial" w:hAnsi="Arial" w:hint="default"/>
      </w:rPr>
    </w:lvl>
    <w:lvl w:ilvl="6" w:tplc="170205CE" w:tentative="1">
      <w:start w:val="1"/>
      <w:numFmt w:val="bullet"/>
      <w:lvlText w:val="•"/>
      <w:lvlJc w:val="left"/>
      <w:pPr>
        <w:tabs>
          <w:tab w:val="num" w:pos="5040"/>
        </w:tabs>
        <w:ind w:left="5040" w:hanging="360"/>
      </w:pPr>
      <w:rPr>
        <w:rFonts w:ascii="Arial" w:hAnsi="Arial" w:hint="default"/>
      </w:rPr>
    </w:lvl>
    <w:lvl w:ilvl="7" w:tplc="FCAAD02E" w:tentative="1">
      <w:start w:val="1"/>
      <w:numFmt w:val="bullet"/>
      <w:lvlText w:val="•"/>
      <w:lvlJc w:val="left"/>
      <w:pPr>
        <w:tabs>
          <w:tab w:val="num" w:pos="5760"/>
        </w:tabs>
        <w:ind w:left="5760" w:hanging="360"/>
      </w:pPr>
      <w:rPr>
        <w:rFonts w:ascii="Arial" w:hAnsi="Arial" w:hint="default"/>
      </w:rPr>
    </w:lvl>
    <w:lvl w:ilvl="8" w:tplc="2F9A6BF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0E33265"/>
    <w:multiLevelType w:val="hybridMultilevel"/>
    <w:tmpl w:val="F79CABC2"/>
    <w:lvl w:ilvl="0" w:tplc="AAD4F3B2">
      <w:start w:val="1"/>
      <w:numFmt w:val="bullet"/>
      <w:lvlText w:val="•"/>
      <w:lvlJc w:val="left"/>
      <w:pPr>
        <w:tabs>
          <w:tab w:val="num" w:pos="720"/>
        </w:tabs>
        <w:ind w:left="720" w:hanging="360"/>
      </w:pPr>
      <w:rPr>
        <w:rFonts w:ascii="Arial" w:hAnsi="Arial" w:hint="default"/>
      </w:rPr>
    </w:lvl>
    <w:lvl w:ilvl="1" w:tplc="9E2A4C52">
      <w:start w:val="1"/>
      <w:numFmt w:val="bullet"/>
      <w:lvlText w:val="•"/>
      <w:lvlJc w:val="left"/>
      <w:pPr>
        <w:tabs>
          <w:tab w:val="num" w:pos="1440"/>
        </w:tabs>
        <w:ind w:left="1440" w:hanging="360"/>
      </w:pPr>
      <w:rPr>
        <w:rFonts w:ascii="Arial" w:hAnsi="Arial" w:hint="default"/>
      </w:rPr>
    </w:lvl>
    <w:lvl w:ilvl="2" w:tplc="67AA4A7C" w:tentative="1">
      <w:start w:val="1"/>
      <w:numFmt w:val="bullet"/>
      <w:lvlText w:val="•"/>
      <w:lvlJc w:val="left"/>
      <w:pPr>
        <w:tabs>
          <w:tab w:val="num" w:pos="2160"/>
        </w:tabs>
        <w:ind w:left="2160" w:hanging="360"/>
      </w:pPr>
      <w:rPr>
        <w:rFonts w:ascii="Arial" w:hAnsi="Arial" w:hint="default"/>
      </w:rPr>
    </w:lvl>
    <w:lvl w:ilvl="3" w:tplc="D292DC26" w:tentative="1">
      <w:start w:val="1"/>
      <w:numFmt w:val="bullet"/>
      <w:lvlText w:val="•"/>
      <w:lvlJc w:val="left"/>
      <w:pPr>
        <w:tabs>
          <w:tab w:val="num" w:pos="2880"/>
        </w:tabs>
        <w:ind w:left="2880" w:hanging="360"/>
      </w:pPr>
      <w:rPr>
        <w:rFonts w:ascii="Arial" w:hAnsi="Arial" w:hint="default"/>
      </w:rPr>
    </w:lvl>
    <w:lvl w:ilvl="4" w:tplc="43626792" w:tentative="1">
      <w:start w:val="1"/>
      <w:numFmt w:val="bullet"/>
      <w:lvlText w:val="•"/>
      <w:lvlJc w:val="left"/>
      <w:pPr>
        <w:tabs>
          <w:tab w:val="num" w:pos="3600"/>
        </w:tabs>
        <w:ind w:left="3600" w:hanging="360"/>
      </w:pPr>
      <w:rPr>
        <w:rFonts w:ascii="Arial" w:hAnsi="Arial" w:hint="default"/>
      </w:rPr>
    </w:lvl>
    <w:lvl w:ilvl="5" w:tplc="E59421FE" w:tentative="1">
      <w:start w:val="1"/>
      <w:numFmt w:val="bullet"/>
      <w:lvlText w:val="•"/>
      <w:lvlJc w:val="left"/>
      <w:pPr>
        <w:tabs>
          <w:tab w:val="num" w:pos="4320"/>
        </w:tabs>
        <w:ind w:left="4320" w:hanging="360"/>
      </w:pPr>
      <w:rPr>
        <w:rFonts w:ascii="Arial" w:hAnsi="Arial" w:hint="default"/>
      </w:rPr>
    </w:lvl>
    <w:lvl w:ilvl="6" w:tplc="71008C8A" w:tentative="1">
      <w:start w:val="1"/>
      <w:numFmt w:val="bullet"/>
      <w:lvlText w:val="•"/>
      <w:lvlJc w:val="left"/>
      <w:pPr>
        <w:tabs>
          <w:tab w:val="num" w:pos="5040"/>
        </w:tabs>
        <w:ind w:left="5040" w:hanging="360"/>
      </w:pPr>
      <w:rPr>
        <w:rFonts w:ascii="Arial" w:hAnsi="Arial" w:hint="default"/>
      </w:rPr>
    </w:lvl>
    <w:lvl w:ilvl="7" w:tplc="2B7EEE08" w:tentative="1">
      <w:start w:val="1"/>
      <w:numFmt w:val="bullet"/>
      <w:lvlText w:val="•"/>
      <w:lvlJc w:val="left"/>
      <w:pPr>
        <w:tabs>
          <w:tab w:val="num" w:pos="5760"/>
        </w:tabs>
        <w:ind w:left="5760" w:hanging="360"/>
      </w:pPr>
      <w:rPr>
        <w:rFonts w:ascii="Arial" w:hAnsi="Arial" w:hint="default"/>
      </w:rPr>
    </w:lvl>
    <w:lvl w:ilvl="8" w:tplc="39B664A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2C45854"/>
    <w:multiLevelType w:val="hybridMultilevel"/>
    <w:tmpl w:val="881C2A9C"/>
    <w:lvl w:ilvl="0" w:tplc="EA86AEF2">
      <w:start w:val="1"/>
      <w:numFmt w:val="bullet"/>
      <w:lvlText w:val="•"/>
      <w:lvlJc w:val="left"/>
      <w:pPr>
        <w:tabs>
          <w:tab w:val="num" w:pos="720"/>
        </w:tabs>
        <w:ind w:left="720" w:hanging="360"/>
      </w:pPr>
      <w:rPr>
        <w:rFonts w:ascii="Arial" w:hAnsi="Arial" w:hint="default"/>
      </w:rPr>
    </w:lvl>
    <w:lvl w:ilvl="1" w:tplc="1524726C" w:tentative="1">
      <w:start w:val="1"/>
      <w:numFmt w:val="bullet"/>
      <w:lvlText w:val="•"/>
      <w:lvlJc w:val="left"/>
      <w:pPr>
        <w:tabs>
          <w:tab w:val="num" w:pos="1440"/>
        </w:tabs>
        <w:ind w:left="1440" w:hanging="360"/>
      </w:pPr>
      <w:rPr>
        <w:rFonts w:ascii="Arial" w:hAnsi="Arial" w:hint="default"/>
      </w:rPr>
    </w:lvl>
    <w:lvl w:ilvl="2" w:tplc="246EFEAE" w:tentative="1">
      <w:start w:val="1"/>
      <w:numFmt w:val="bullet"/>
      <w:lvlText w:val="•"/>
      <w:lvlJc w:val="left"/>
      <w:pPr>
        <w:tabs>
          <w:tab w:val="num" w:pos="2160"/>
        </w:tabs>
        <w:ind w:left="2160" w:hanging="360"/>
      </w:pPr>
      <w:rPr>
        <w:rFonts w:ascii="Arial" w:hAnsi="Arial" w:hint="default"/>
      </w:rPr>
    </w:lvl>
    <w:lvl w:ilvl="3" w:tplc="0616B23C" w:tentative="1">
      <w:start w:val="1"/>
      <w:numFmt w:val="bullet"/>
      <w:lvlText w:val="•"/>
      <w:lvlJc w:val="left"/>
      <w:pPr>
        <w:tabs>
          <w:tab w:val="num" w:pos="2880"/>
        </w:tabs>
        <w:ind w:left="2880" w:hanging="360"/>
      </w:pPr>
      <w:rPr>
        <w:rFonts w:ascii="Arial" w:hAnsi="Arial" w:hint="default"/>
      </w:rPr>
    </w:lvl>
    <w:lvl w:ilvl="4" w:tplc="18107132" w:tentative="1">
      <w:start w:val="1"/>
      <w:numFmt w:val="bullet"/>
      <w:lvlText w:val="•"/>
      <w:lvlJc w:val="left"/>
      <w:pPr>
        <w:tabs>
          <w:tab w:val="num" w:pos="3600"/>
        </w:tabs>
        <w:ind w:left="3600" w:hanging="360"/>
      </w:pPr>
      <w:rPr>
        <w:rFonts w:ascii="Arial" w:hAnsi="Arial" w:hint="default"/>
      </w:rPr>
    </w:lvl>
    <w:lvl w:ilvl="5" w:tplc="F1E2302C" w:tentative="1">
      <w:start w:val="1"/>
      <w:numFmt w:val="bullet"/>
      <w:lvlText w:val="•"/>
      <w:lvlJc w:val="left"/>
      <w:pPr>
        <w:tabs>
          <w:tab w:val="num" w:pos="4320"/>
        </w:tabs>
        <w:ind w:left="4320" w:hanging="360"/>
      </w:pPr>
      <w:rPr>
        <w:rFonts w:ascii="Arial" w:hAnsi="Arial" w:hint="default"/>
      </w:rPr>
    </w:lvl>
    <w:lvl w:ilvl="6" w:tplc="8CEE1C7E" w:tentative="1">
      <w:start w:val="1"/>
      <w:numFmt w:val="bullet"/>
      <w:lvlText w:val="•"/>
      <w:lvlJc w:val="left"/>
      <w:pPr>
        <w:tabs>
          <w:tab w:val="num" w:pos="5040"/>
        </w:tabs>
        <w:ind w:left="5040" w:hanging="360"/>
      </w:pPr>
      <w:rPr>
        <w:rFonts w:ascii="Arial" w:hAnsi="Arial" w:hint="default"/>
      </w:rPr>
    </w:lvl>
    <w:lvl w:ilvl="7" w:tplc="7A5A2C5E" w:tentative="1">
      <w:start w:val="1"/>
      <w:numFmt w:val="bullet"/>
      <w:lvlText w:val="•"/>
      <w:lvlJc w:val="left"/>
      <w:pPr>
        <w:tabs>
          <w:tab w:val="num" w:pos="5760"/>
        </w:tabs>
        <w:ind w:left="5760" w:hanging="360"/>
      </w:pPr>
      <w:rPr>
        <w:rFonts w:ascii="Arial" w:hAnsi="Arial" w:hint="default"/>
      </w:rPr>
    </w:lvl>
    <w:lvl w:ilvl="8" w:tplc="9D3203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9071235"/>
    <w:multiLevelType w:val="hybridMultilevel"/>
    <w:tmpl w:val="0AC0EAAC"/>
    <w:lvl w:ilvl="0" w:tplc="3594B930">
      <w:start w:val="1"/>
      <w:numFmt w:val="bullet"/>
      <w:lvlText w:val="•"/>
      <w:lvlJc w:val="left"/>
      <w:pPr>
        <w:tabs>
          <w:tab w:val="num" w:pos="720"/>
        </w:tabs>
        <w:ind w:left="720" w:hanging="360"/>
      </w:pPr>
      <w:rPr>
        <w:rFonts w:ascii="Arial" w:hAnsi="Arial" w:hint="default"/>
      </w:rPr>
    </w:lvl>
    <w:lvl w:ilvl="1" w:tplc="209C4FF0" w:tentative="1">
      <w:start w:val="1"/>
      <w:numFmt w:val="bullet"/>
      <w:lvlText w:val="•"/>
      <w:lvlJc w:val="left"/>
      <w:pPr>
        <w:tabs>
          <w:tab w:val="num" w:pos="1440"/>
        </w:tabs>
        <w:ind w:left="1440" w:hanging="360"/>
      </w:pPr>
      <w:rPr>
        <w:rFonts w:ascii="Arial" w:hAnsi="Arial" w:hint="default"/>
      </w:rPr>
    </w:lvl>
    <w:lvl w:ilvl="2" w:tplc="17988D14" w:tentative="1">
      <w:start w:val="1"/>
      <w:numFmt w:val="bullet"/>
      <w:lvlText w:val="•"/>
      <w:lvlJc w:val="left"/>
      <w:pPr>
        <w:tabs>
          <w:tab w:val="num" w:pos="2160"/>
        </w:tabs>
        <w:ind w:left="2160" w:hanging="360"/>
      </w:pPr>
      <w:rPr>
        <w:rFonts w:ascii="Arial" w:hAnsi="Arial" w:hint="default"/>
      </w:rPr>
    </w:lvl>
    <w:lvl w:ilvl="3" w:tplc="DFEA9014" w:tentative="1">
      <w:start w:val="1"/>
      <w:numFmt w:val="bullet"/>
      <w:lvlText w:val="•"/>
      <w:lvlJc w:val="left"/>
      <w:pPr>
        <w:tabs>
          <w:tab w:val="num" w:pos="2880"/>
        </w:tabs>
        <w:ind w:left="2880" w:hanging="360"/>
      </w:pPr>
      <w:rPr>
        <w:rFonts w:ascii="Arial" w:hAnsi="Arial" w:hint="default"/>
      </w:rPr>
    </w:lvl>
    <w:lvl w:ilvl="4" w:tplc="FC1C4EA2" w:tentative="1">
      <w:start w:val="1"/>
      <w:numFmt w:val="bullet"/>
      <w:lvlText w:val="•"/>
      <w:lvlJc w:val="left"/>
      <w:pPr>
        <w:tabs>
          <w:tab w:val="num" w:pos="3600"/>
        </w:tabs>
        <w:ind w:left="3600" w:hanging="360"/>
      </w:pPr>
      <w:rPr>
        <w:rFonts w:ascii="Arial" w:hAnsi="Arial" w:hint="default"/>
      </w:rPr>
    </w:lvl>
    <w:lvl w:ilvl="5" w:tplc="1A186924" w:tentative="1">
      <w:start w:val="1"/>
      <w:numFmt w:val="bullet"/>
      <w:lvlText w:val="•"/>
      <w:lvlJc w:val="left"/>
      <w:pPr>
        <w:tabs>
          <w:tab w:val="num" w:pos="4320"/>
        </w:tabs>
        <w:ind w:left="4320" w:hanging="360"/>
      </w:pPr>
      <w:rPr>
        <w:rFonts w:ascii="Arial" w:hAnsi="Arial" w:hint="default"/>
      </w:rPr>
    </w:lvl>
    <w:lvl w:ilvl="6" w:tplc="2354B524" w:tentative="1">
      <w:start w:val="1"/>
      <w:numFmt w:val="bullet"/>
      <w:lvlText w:val="•"/>
      <w:lvlJc w:val="left"/>
      <w:pPr>
        <w:tabs>
          <w:tab w:val="num" w:pos="5040"/>
        </w:tabs>
        <w:ind w:left="5040" w:hanging="360"/>
      </w:pPr>
      <w:rPr>
        <w:rFonts w:ascii="Arial" w:hAnsi="Arial" w:hint="default"/>
      </w:rPr>
    </w:lvl>
    <w:lvl w:ilvl="7" w:tplc="B3CC3D1A" w:tentative="1">
      <w:start w:val="1"/>
      <w:numFmt w:val="bullet"/>
      <w:lvlText w:val="•"/>
      <w:lvlJc w:val="left"/>
      <w:pPr>
        <w:tabs>
          <w:tab w:val="num" w:pos="5760"/>
        </w:tabs>
        <w:ind w:left="5760" w:hanging="360"/>
      </w:pPr>
      <w:rPr>
        <w:rFonts w:ascii="Arial" w:hAnsi="Arial" w:hint="default"/>
      </w:rPr>
    </w:lvl>
    <w:lvl w:ilvl="8" w:tplc="992E21A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F0617D6"/>
    <w:multiLevelType w:val="hybridMultilevel"/>
    <w:tmpl w:val="228CAC7E"/>
    <w:lvl w:ilvl="0" w:tplc="FCCE0CC2">
      <w:start w:val="1"/>
      <w:numFmt w:val="bullet"/>
      <w:lvlText w:val="•"/>
      <w:lvlJc w:val="left"/>
      <w:pPr>
        <w:tabs>
          <w:tab w:val="num" w:pos="720"/>
        </w:tabs>
        <w:ind w:left="720" w:hanging="360"/>
      </w:pPr>
      <w:rPr>
        <w:rFonts w:ascii="Arial" w:hAnsi="Arial" w:hint="default"/>
      </w:rPr>
    </w:lvl>
    <w:lvl w:ilvl="1" w:tplc="D22A1826" w:tentative="1">
      <w:start w:val="1"/>
      <w:numFmt w:val="bullet"/>
      <w:lvlText w:val="•"/>
      <w:lvlJc w:val="left"/>
      <w:pPr>
        <w:tabs>
          <w:tab w:val="num" w:pos="1440"/>
        </w:tabs>
        <w:ind w:left="1440" w:hanging="360"/>
      </w:pPr>
      <w:rPr>
        <w:rFonts w:ascii="Arial" w:hAnsi="Arial" w:hint="default"/>
      </w:rPr>
    </w:lvl>
    <w:lvl w:ilvl="2" w:tplc="D5D0200A" w:tentative="1">
      <w:start w:val="1"/>
      <w:numFmt w:val="bullet"/>
      <w:lvlText w:val="•"/>
      <w:lvlJc w:val="left"/>
      <w:pPr>
        <w:tabs>
          <w:tab w:val="num" w:pos="2160"/>
        </w:tabs>
        <w:ind w:left="2160" w:hanging="360"/>
      </w:pPr>
      <w:rPr>
        <w:rFonts w:ascii="Arial" w:hAnsi="Arial" w:hint="default"/>
      </w:rPr>
    </w:lvl>
    <w:lvl w:ilvl="3" w:tplc="9A5C58F0" w:tentative="1">
      <w:start w:val="1"/>
      <w:numFmt w:val="bullet"/>
      <w:lvlText w:val="•"/>
      <w:lvlJc w:val="left"/>
      <w:pPr>
        <w:tabs>
          <w:tab w:val="num" w:pos="2880"/>
        </w:tabs>
        <w:ind w:left="2880" w:hanging="360"/>
      </w:pPr>
      <w:rPr>
        <w:rFonts w:ascii="Arial" w:hAnsi="Arial" w:hint="default"/>
      </w:rPr>
    </w:lvl>
    <w:lvl w:ilvl="4" w:tplc="56AA1DF8" w:tentative="1">
      <w:start w:val="1"/>
      <w:numFmt w:val="bullet"/>
      <w:lvlText w:val="•"/>
      <w:lvlJc w:val="left"/>
      <w:pPr>
        <w:tabs>
          <w:tab w:val="num" w:pos="3600"/>
        </w:tabs>
        <w:ind w:left="3600" w:hanging="360"/>
      </w:pPr>
      <w:rPr>
        <w:rFonts w:ascii="Arial" w:hAnsi="Arial" w:hint="default"/>
      </w:rPr>
    </w:lvl>
    <w:lvl w:ilvl="5" w:tplc="0ECC2812" w:tentative="1">
      <w:start w:val="1"/>
      <w:numFmt w:val="bullet"/>
      <w:lvlText w:val="•"/>
      <w:lvlJc w:val="left"/>
      <w:pPr>
        <w:tabs>
          <w:tab w:val="num" w:pos="4320"/>
        </w:tabs>
        <w:ind w:left="4320" w:hanging="360"/>
      </w:pPr>
      <w:rPr>
        <w:rFonts w:ascii="Arial" w:hAnsi="Arial" w:hint="default"/>
      </w:rPr>
    </w:lvl>
    <w:lvl w:ilvl="6" w:tplc="A9165322" w:tentative="1">
      <w:start w:val="1"/>
      <w:numFmt w:val="bullet"/>
      <w:lvlText w:val="•"/>
      <w:lvlJc w:val="left"/>
      <w:pPr>
        <w:tabs>
          <w:tab w:val="num" w:pos="5040"/>
        </w:tabs>
        <w:ind w:left="5040" w:hanging="360"/>
      </w:pPr>
      <w:rPr>
        <w:rFonts w:ascii="Arial" w:hAnsi="Arial" w:hint="default"/>
      </w:rPr>
    </w:lvl>
    <w:lvl w:ilvl="7" w:tplc="A4BA00C2" w:tentative="1">
      <w:start w:val="1"/>
      <w:numFmt w:val="bullet"/>
      <w:lvlText w:val="•"/>
      <w:lvlJc w:val="left"/>
      <w:pPr>
        <w:tabs>
          <w:tab w:val="num" w:pos="5760"/>
        </w:tabs>
        <w:ind w:left="5760" w:hanging="360"/>
      </w:pPr>
      <w:rPr>
        <w:rFonts w:ascii="Arial" w:hAnsi="Arial" w:hint="default"/>
      </w:rPr>
    </w:lvl>
    <w:lvl w:ilvl="8" w:tplc="548E3E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1F80F49"/>
    <w:multiLevelType w:val="hybridMultilevel"/>
    <w:tmpl w:val="463E0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323BDE"/>
    <w:multiLevelType w:val="multilevel"/>
    <w:tmpl w:val="A23E8F20"/>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0" w15:restartNumberingAfterBreak="0">
    <w:nsid w:val="4B426CB9"/>
    <w:multiLevelType w:val="hybridMultilevel"/>
    <w:tmpl w:val="AB4034C4"/>
    <w:lvl w:ilvl="0" w:tplc="96CEEEE2">
      <w:start w:val="1"/>
      <w:numFmt w:val="bullet"/>
      <w:lvlText w:val="•"/>
      <w:lvlJc w:val="left"/>
      <w:pPr>
        <w:tabs>
          <w:tab w:val="num" w:pos="720"/>
        </w:tabs>
        <w:ind w:left="720" w:hanging="360"/>
      </w:pPr>
      <w:rPr>
        <w:rFonts w:ascii="Arial" w:hAnsi="Arial" w:hint="default"/>
      </w:rPr>
    </w:lvl>
    <w:lvl w:ilvl="1" w:tplc="EEC80D32" w:tentative="1">
      <w:start w:val="1"/>
      <w:numFmt w:val="bullet"/>
      <w:lvlText w:val="•"/>
      <w:lvlJc w:val="left"/>
      <w:pPr>
        <w:tabs>
          <w:tab w:val="num" w:pos="1440"/>
        </w:tabs>
        <w:ind w:left="1440" w:hanging="360"/>
      </w:pPr>
      <w:rPr>
        <w:rFonts w:ascii="Arial" w:hAnsi="Arial" w:hint="default"/>
      </w:rPr>
    </w:lvl>
    <w:lvl w:ilvl="2" w:tplc="A1060058">
      <w:start w:val="1"/>
      <w:numFmt w:val="bullet"/>
      <w:lvlText w:val="•"/>
      <w:lvlJc w:val="left"/>
      <w:pPr>
        <w:tabs>
          <w:tab w:val="num" w:pos="2160"/>
        </w:tabs>
        <w:ind w:left="2160" w:hanging="360"/>
      </w:pPr>
      <w:rPr>
        <w:rFonts w:ascii="Arial" w:hAnsi="Arial" w:hint="default"/>
      </w:rPr>
    </w:lvl>
    <w:lvl w:ilvl="3" w:tplc="6BDA224E" w:tentative="1">
      <w:start w:val="1"/>
      <w:numFmt w:val="bullet"/>
      <w:lvlText w:val="•"/>
      <w:lvlJc w:val="left"/>
      <w:pPr>
        <w:tabs>
          <w:tab w:val="num" w:pos="2880"/>
        </w:tabs>
        <w:ind w:left="2880" w:hanging="360"/>
      </w:pPr>
      <w:rPr>
        <w:rFonts w:ascii="Arial" w:hAnsi="Arial" w:hint="default"/>
      </w:rPr>
    </w:lvl>
    <w:lvl w:ilvl="4" w:tplc="60C61E80" w:tentative="1">
      <w:start w:val="1"/>
      <w:numFmt w:val="bullet"/>
      <w:lvlText w:val="•"/>
      <w:lvlJc w:val="left"/>
      <w:pPr>
        <w:tabs>
          <w:tab w:val="num" w:pos="3600"/>
        </w:tabs>
        <w:ind w:left="3600" w:hanging="360"/>
      </w:pPr>
      <w:rPr>
        <w:rFonts w:ascii="Arial" w:hAnsi="Arial" w:hint="default"/>
      </w:rPr>
    </w:lvl>
    <w:lvl w:ilvl="5" w:tplc="7B8C4054" w:tentative="1">
      <w:start w:val="1"/>
      <w:numFmt w:val="bullet"/>
      <w:lvlText w:val="•"/>
      <w:lvlJc w:val="left"/>
      <w:pPr>
        <w:tabs>
          <w:tab w:val="num" w:pos="4320"/>
        </w:tabs>
        <w:ind w:left="4320" w:hanging="360"/>
      </w:pPr>
      <w:rPr>
        <w:rFonts w:ascii="Arial" w:hAnsi="Arial" w:hint="default"/>
      </w:rPr>
    </w:lvl>
    <w:lvl w:ilvl="6" w:tplc="4CA0EA94" w:tentative="1">
      <w:start w:val="1"/>
      <w:numFmt w:val="bullet"/>
      <w:lvlText w:val="•"/>
      <w:lvlJc w:val="left"/>
      <w:pPr>
        <w:tabs>
          <w:tab w:val="num" w:pos="5040"/>
        </w:tabs>
        <w:ind w:left="5040" w:hanging="360"/>
      </w:pPr>
      <w:rPr>
        <w:rFonts w:ascii="Arial" w:hAnsi="Arial" w:hint="default"/>
      </w:rPr>
    </w:lvl>
    <w:lvl w:ilvl="7" w:tplc="CD76A434" w:tentative="1">
      <w:start w:val="1"/>
      <w:numFmt w:val="bullet"/>
      <w:lvlText w:val="•"/>
      <w:lvlJc w:val="left"/>
      <w:pPr>
        <w:tabs>
          <w:tab w:val="num" w:pos="5760"/>
        </w:tabs>
        <w:ind w:left="5760" w:hanging="360"/>
      </w:pPr>
      <w:rPr>
        <w:rFonts w:ascii="Arial" w:hAnsi="Arial" w:hint="default"/>
      </w:rPr>
    </w:lvl>
    <w:lvl w:ilvl="8" w:tplc="0E9AA75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7676047"/>
    <w:multiLevelType w:val="hybridMultilevel"/>
    <w:tmpl w:val="A62ECAD4"/>
    <w:lvl w:ilvl="0" w:tplc="BAC0CAC8">
      <w:start w:val="1"/>
      <w:numFmt w:val="bullet"/>
      <w:lvlText w:val="•"/>
      <w:lvlJc w:val="left"/>
      <w:pPr>
        <w:tabs>
          <w:tab w:val="num" w:pos="720"/>
        </w:tabs>
        <w:ind w:left="720" w:hanging="360"/>
      </w:pPr>
      <w:rPr>
        <w:rFonts w:ascii="Arial" w:hAnsi="Arial" w:hint="default"/>
      </w:rPr>
    </w:lvl>
    <w:lvl w:ilvl="1" w:tplc="D8BC4084">
      <w:start w:val="1"/>
      <w:numFmt w:val="bullet"/>
      <w:lvlText w:val="•"/>
      <w:lvlJc w:val="left"/>
      <w:pPr>
        <w:tabs>
          <w:tab w:val="num" w:pos="1440"/>
        </w:tabs>
        <w:ind w:left="1440" w:hanging="360"/>
      </w:pPr>
      <w:rPr>
        <w:rFonts w:ascii="Arial" w:hAnsi="Arial" w:hint="default"/>
      </w:rPr>
    </w:lvl>
    <w:lvl w:ilvl="2" w:tplc="9BB4D67A" w:tentative="1">
      <w:start w:val="1"/>
      <w:numFmt w:val="bullet"/>
      <w:lvlText w:val="•"/>
      <w:lvlJc w:val="left"/>
      <w:pPr>
        <w:tabs>
          <w:tab w:val="num" w:pos="2160"/>
        </w:tabs>
        <w:ind w:left="2160" w:hanging="360"/>
      </w:pPr>
      <w:rPr>
        <w:rFonts w:ascii="Arial" w:hAnsi="Arial" w:hint="default"/>
      </w:rPr>
    </w:lvl>
    <w:lvl w:ilvl="3" w:tplc="92EE4172" w:tentative="1">
      <w:start w:val="1"/>
      <w:numFmt w:val="bullet"/>
      <w:lvlText w:val="•"/>
      <w:lvlJc w:val="left"/>
      <w:pPr>
        <w:tabs>
          <w:tab w:val="num" w:pos="2880"/>
        </w:tabs>
        <w:ind w:left="2880" w:hanging="360"/>
      </w:pPr>
      <w:rPr>
        <w:rFonts w:ascii="Arial" w:hAnsi="Arial" w:hint="default"/>
      </w:rPr>
    </w:lvl>
    <w:lvl w:ilvl="4" w:tplc="0C00A6DC" w:tentative="1">
      <w:start w:val="1"/>
      <w:numFmt w:val="bullet"/>
      <w:lvlText w:val="•"/>
      <w:lvlJc w:val="left"/>
      <w:pPr>
        <w:tabs>
          <w:tab w:val="num" w:pos="3600"/>
        </w:tabs>
        <w:ind w:left="3600" w:hanging="360"/>
      </w:pPr>
      <w:rPr>
        <w:rFonts w:ascii="Arial" w:hAnsi="Arial" w:hint="default"/>
      </w:rPr>
    </w:lvl>
    <w:lvl w:ilvl="5" w:tplc="F2F06190" w:tentative="1">
      <w:start w:val="1"/>
      <w:numFmt w:val="bullet"/>
      <w:lvlText w:val="•"/>
      <w:lvlJc w:val="left"/>
      <w:pPr>
        <w:tabs>
          <w:tab w:val="num" w:pos="4320"/>
        </w:tabs>
        <w:ind w:left="4320" w:hanging="360"/>
      </w:pPr>
      <w:rPr>
        <w:rFonts w:ascii="Arial" w:hAnsi="Arial" w:hint="default"/>
      </w:rPr>
    </w:lvl>
    <w:lvl w:ilvl="6" w:tplc="62E0C2C2" w:tentative="1">
      <w:start w:val="1"/>
      <w:numFmt w:val="bullet"/>
      <w:lvlText w:val="•"/>
      <w:lvlJc w:val="left"/>
      <w:pPr>
        <w:tabs>
          <w:tab w:val="num" w:pos="5040"/>
        </w:tabs>
        <w:ind w:left="5040" w:hanging="360"/>
      </w:pPr>
      <w:rPr>
        <w:rFonts w:ascii="Arial" w:hAnsi="Arial" w:hint="default"/>
      </w:rPr>
    </w:lvl>
    <w:lvl w:ilvl="7" w:tplc="319A5BD4" w:tentative="1">
      <w:start w:val="1"/>
      <w:numFmt w:val="bullet"/>
      <w:lvlText w:val="•"/>
      <w:lvlJc w:val="left"/>
      <w:pPr>
        <w:tabs>
          <w:tab w:val="num" w:pos="5760"/>
        </w:tabs>
        <w:ind w:left="5760" w:hanging="360"/>
      </w:pPr>
      <w:rPr>
        <w:rFonts w:ascii="Arial" w:hAnsi="Arial" w:hint="default"/>
      </w:rPr>
    </w:lvl>
    <w:lvl w:ilvl="8" w:tplc="52B2F5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59C7184"/>
    <w:multiLevelType w:val="hybridMultilevel"/>
    <w:tmpl w:val="52D2D0BA"/>
    <w:lvl w:ilvl="0" w:tplc="FDCC01DE">
      <w:start w:val="1"/>
      <w:numFmt w:val="bullet"/>
      <w:lvlText w:val="•"/>
      <w:lvlJc w:val="left"/>
      <w:pPr>
        <w:tabs>
          <w:tab w:val="num" w:pos="720"/>
        </w:tabs>
        <w:ind w:left="720" w:hanging="360"/>
      </w:pPr>
      <w:rPr>
        <w:rFonts w:ascii="Arial" w:hAnsi="Arial" w:hint="default"/>
      </w:rPr>
    </w:lvl>
    <w:lvl w:ilvl="1" w:tplc="F9FAA1D8" w:tentative="1">
      <w:start w:val="1"/>
      <w:numFmt w:val="bullet"/>
      <w:lvlText w:val="•"/>
      <w:lvlJc w:val="left"/>
      <w:pPr>
        <w:tabs>
          <w:tab w:val="num" w:pos="1440"/>
        </w:tabs>
        <w:ind w:left="1440" w:hanging="360"/>
      </w:pPr>
      <w:rPr>
        <w:rFonts w:ascii="Arial" w:hAnsi="Arial" w:hint="default"/>
      </w:rPr>
    </w:lvl>
    <w:lvl w:ilvl="2" w:tplc="4368800C" w:tentative="1">
      <w:start w:val="1"/>
      <w:numFmt w:val="bullet"/>
      <w:lvlText w:val="•"/>
      <w:lvlJc w:val="left"/>
      <w:pPr>
        <w:tabs>
          <w:tab w:val="num" w:pos="2160"/>
        </w:tabs>
        <w:ind w:left="2160" w:hanging="360"/>
      </w:pPr>
      <w:rPr>
        <w:rFonts w:ascii="Arial" w:hAnsi="Arial" w:hint="default"/>
      </w:rPr>
    </w:lvl>
    <w:lvl w:ilvl="3" w:tplc="ED50B2F4" w:tentative="1">
      <w:start w:val="1"/>
      <w:numFmt w:val="bullet"/>
      <w:lvlText w:val="•"/>
      <w:lvlJc w:val="left"/>
      <w:pPr>
        <w:tabs>
          <w:tab w:val="num" w:pos="2880"/>
        </w:tabs>
        <w:ind w:left="2880" w:hanging="360"/>
      </w:pPr>
      <w:rPr>
        <w:rFonts w:ascii="Arial" w:hAnsi="Arial" w:hint="default"/>
      </w:rPr>
    </w:lvl>
    <w:lvl w:ilvl="4" w:tplc="EC726A12" w:tentative="1">
      <w:start w:val="1"/>
      <w:numFmt w:val="bullet"/>
      <w:lvlText w:val="•"/>
      <w:lvlJc w:val="left"/>
      <w:pPr>
        <w:tabs>
          <w:tab w:val="num" w:pos="3600"/>
        </w:tabs>
        <w:ind w:left="3600" w:hanging="360"/>
      </w:pPr>
      <w:rPr>
        <w:rFonts w:ascii="Arial" w:hAnsi="Arial" w:hint="default"/>
      </w:rPr>
    </w:lvl>
    <w:lvl w:ilvl="5" w:tplc="8FEAAACC" w:tentative="1">
      <w:start w:val="1"/>
      <w:numFmt w:val="bullet"/>
      <w:lvlText w:val="•"/>
      <w:lvlJc w:val="left"/>
      <w:pPr>
        <w:tabs>
          <w:tab w:val="num" w:pos="4320"/>
        </w:tabs>
        <w:ind w:left="4320" w:hanging="360"/>
      </w:pPr>
      <w:rPr>
        <w:rFonts w:ascii="Arial" w:hAnsi="Arial" w:hint="default"/>
      </w:rPr>
    </w:lvl>
    <w:lvl w:ilvl="6" w:tplc="F218109E" w:tentative="1">
      <w:start w:val="1"/>
      <w:numFmt w:val="bullet"/>
      <w:lvlText w:val="•"/>
      <w:lvlJc w:val="left"/>
      <w:pPr>
        <w:tabs>
          <w:tab w:val="num" w:pos="5040"/>
        </w:tabs>
        <w:ind w:left="5040" w:hanging="360"/>
      </w:pPr>
      <w:rPr>
        <w:rFonts w:ascii="Arial" w:hAnsi="Arial" w:hint="default"/>
      </w:rPr>
    </w:lvl>
    <w:lvl w:ilvl="7" w:tplc="F304A272" w:tentative="1">
      <w:start w:val="1"/>
      <w:numFmt w:val="bullet"/>
      <w:lvlText w:val="•"/>
      <w:lvlJc w:val="left"/>
      <w:pPr>
        <w:tabs>
          <w:tab w:val="num" w:pos="5760"/>
        </w:tabs>
        <w:ind w:left="5760" w:hanging="360"/>
      </w:pPr>
      <w:rPr>
        <w:rFonts w:ascii="Arial" w:hAnsi="Arial" w:hint="default"/>
      </w:rPr>
    </w:lvl>
    <w:lvl w:ilvl="8" w:tplc="A21809C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52270E8"/>
    <w:multiLevelType w:val="multilevel"/>
    <w:tmpl w:val="72D85700"/>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25952000">
    <w:abstractNumId w:val="9"/>
  </w:num>
  <w:num w:numId="2" w16cid:durableId="1109161420">
    <w:abstractNumId w:val="1"/>
  </w:num>
  <w:num w:numId="3" w16cid:durableId="2135755796">
    <w:abstractNumId w:val="2"/>
  </w:num>
  <w:num w:numId="4" w16cid:durableId="2091460406">
    <w:abstractNumId w:val="13"/>
  </w:num>
  <w:num w:numId="5" w16cid:durableId="1793862025">
    <w:abstractNumId w:val="4"/>
  </w:num>
  <w:num w:numId="6" w16cid:durableId="713386954">
    <w:abstractNumId w:val="3"/>
  </w:num>
  <w:num w:numId="7" w16cid:durableId="638799415">
    <w:abstractNumId w:val="0"/>
  </w:num>
  <w:num w:numId="8" w16cid:durableId="1995181887">
    <w:abstractNumId w:val="10"/>
  </w:num>
  <w:num w:numId="9" w16cid:durableId="1470707706">
    <w:abstractNumId w:val="11"/>
  </w:num>
  <w:num w:numId="10" w16cid:durableId="987250682">
    <w:abstractNumId w:val="7"/>
  </w:num>
  <w:num w:numId="11" w16cid:durableId="784688725">
    <w:abstractNumId w:val="12"/>
  </w:num>
  <w:num w:numId="12" w16cid:durableId="223832817">
    <w:abstractNumId w:val="6"/>
  </w:num>
  <w:num w:numId="13" w16cid:durableId="718550502">
    <w:abstractNumId w:val="5"/>
  </w:num>
  <w:num w:numId="14" w16cid:durableId="1503928970">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trell, Diane L - Blackshear, GA">
    <w15:presenceInfo w15:providerId="AD" w15:userId="S::Diane.L.Cantrell@usps.gov::7aa38670-055b-4fa4-aef3-41f66b13a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colormru v:ext="edit" colors="#ff2f1f,re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88"/>
    <w:rsid w:val="000000D4"/>
    <w:rsid w:val="00005CB4"/>
    <w:rsid w:val="00006A7D"/>
    <w:rsid w:val="0000775B"/>
    <w:rsid w:val="00011097"/>
    <w:rsid w:val="00011C2D"/>
    <w:rsid w:val="00011F3B"/>
    <w:rsid w:val="000134C4"/>
    <w:rsid w:val="0001430E"/>
    <w:rsid w:val="0001525D"/>
    <w:rsid w:val="000156BF"/>
    <w:rsid w:val="00015B65"/>
    <w:rsid w:val="00016F5B"/>
    <w:rsid w:val="00017DA8"/>
    <w:rsid w:val="0002040E"/>
    <w:rsid w:val="0002254B"/>
    <w:rsid w:val="00022EB0"/>
    <w:rsid w:val="000235DE"/>
    <w:rsid w:val="000247A7"/>
    <w:rsid w:val="000250EE"/>
    <w:rsid w:val="00026F55"/>
    <w:rsid w:val="00027218"/>
    <w:rsid w:val="0003051D"/>
    <w:rsid w:val="00032344"/>
    <w:rsid w:val="00034C02"/>
    <w:rsid w:val="000355D3"/>
    <w:rsid w:val="000356C3"/>
    <w:rsid w:val="00036D4B"/>
    <w:rsid w:val="00040C58"/>
    <w:rsid w:val="00040E17"/>
    <w:rsid w:val="00042488"/>
    <w:rsid w:val="00043C96"/>
    <w:rsid w:val="00044915"/>
    <w:rsid w:val="0004632D"/>
    <w:rsid w:val="0004643F"/>
    <w:rsid w:val="000509DA"/>
    <w:rsid w:val="000517CC"/>
    <w:rsid w:val="000529F6"/>
    <w:rsid w:val="00054DC1"/>
    <w:rsid w:val="00055335"/>
    <w:rsid w:val="00055694"/>
    <w:rsid w:val="00055CAF"/>
    <w:rsid w:val="00055DA5"/>
    <w:rsid w:val="00055E94"/>
    <w:rsid w:val="00056620"/>
    <w:rsid w:val="0006037B"/>
    <w:rsid w:val="00062623"/>
    <w:rsid w:val="00064D24"/>
    <w:rsid w:val="00065C09"/>
    <w:rsid w:val="00066522"/>
    <w:rsid w:val="000665FE"/>
    <w:rsid w:val="00066E03"/>
    <w:rsid w:val="00067192"/>
    <w:rsid w:val="00067A80"/>
    <w:rsid w:val="00070F5E"/>
    <w:rsid w:val="00073632"/>
    <w:rsid w:val="00073CAA"/>
    <w:rsid w:val="00073F9A"/>
    <w:rsid w:val="00074154"/>
    <w:rsid w:val="000748C9"/>
    <w:rsid w:val="00074C55"/>
    <w:rsid w:val="00074CA7"/>
    <w:rsid w:val="000756C9"/>
    <w:rsid w:val="00075844"/>
    <w:rsid w:val="00075AAF"/>
    <w:rsid w:val="00076A1A"/>
    <w:rsid w:val="00080D77"/>
    <w:rsid w:val="00081CA2"/>
    <w:rsid w:val="00081E45"/>
    <w:rsid w:val="00082266"/>
    <w:rsid w:val="000824A3"/>
    <w:rsid w:val="00082BAE"/>
    <w:rsid w:val="00083348"/>
    <w:rsid w:val="00083354"/>
    <w:rsid w:val="000836BC"/>
    <w:rsid w:val="00083CCB"/>
    <w:rsid w:val="00086D0C"/>
    <w:rsid w:val="00086DD7"/>
    <w:rsid w:val="00087258"/>
    <w:rsid w:val="0008730B"/>
    <w:rsid w:val="0009168B"/>
    <w:rsid w:val="000925CB"/>
    <w:rsid w:val="00093163"/>
    <w:rsid w:val="000932D8"/>
    <w:rsid w:val="0009370F"/>
    <w:rsid w:val="000943F9"/>
    <w:rsid w:val="00095080"/>
    <w:rsid w:val="00095112"/>
    <w:rsid w:val="000A07D1"/>
    <w:rsid w:val="000A105B"/>
    <w:rsid w:val="000A2026"/>
    <w:rsid w:val="000A2296"/>
    <w:rsid w:val="000A2358"/>
    <w:rsid w:val="000A2707"/>
    <w:rsid w:val="000A36E5"/>
    <w:rsid w:val="000A3D53"/>
    <w:rsid w:val="000A4D5C"/>
    <w:rsid w:val="000A746D"/>
    <w:rsid w:val="000B141C"/>
    <w:rsid w:val="000B16EE"/>
    <w:rsid w:val="000B343D"/>
    <w:rsid w:val="000B386C"/>
    <w:rsid w:val="000B4CDE"/>
    <w:rsid w:val="000B5BF9"/>
    <w:rsid w:val="000B5E75"/>
    <w:rsid w:val="000B6678"/>
    <w:rsid w:val="000C0883"/>
    <w:rsid w:val="000C091E"/>
    <w:rsid w:val="000C12FE"/>
    <w:rsid w:val="000C135F"/>
    <w:rsid w:val="000C1F68"/>
    <w:rsid w:val="000C2209"/>
    <w:rsid w:val="000C2E1F"/>
    <w:rsid w:val="000C3781"/>
    <w:rsid w:val="000C481B"/>
    <w:rsid w:val="000C486C"/>
    <w:rsid w:val="000C5B59"/>
    <w:rsid w:val="000C7DC5"/>
    <w:rsid w:val="000D0A10"/>
    <w:rsid w:val="000D23C8"/>
    <w:rsid w:val="000D3D3F"/>
    <w:rsid w:val="000D46EA"/>
    <w:rsid w:val="000D4F9A"/>
    <w:rsid w:val="000D50CB"/>
    <w:rsid w:val="000D562C"/>
    <w:rsid w:val="000D5D16"/>
    <w:rsid w:val="000D635C"/>
    <w:rsid w:val="000D6C21"/>
    <w:rsid w:val="000E1DD8"/>
    <w:rsid w:val="000E1FF9"/>
    <w:rsid w:val="000E2E07"/>
    <w:rsid w:val="000E3770"/>
    <w:rsid w:val="000E43F1"/>
    <w:rsid w:val="000E5B1C"/>
    <w:rsid w:val="000E5D94"/>
    <w:rsid w:val="000E7E9B"/>
    <w:rsid w:val="000F342C"/>
    <w:rsid w:val="000F3A38"/>
    <w:rsid w:val="000F3C50"/>
    <w:rsid w:val="000F45E8"/>
    <w:rsid w:val="000F4FB9"/>
    <w:rsid w:val="000F5121"/>
    <w:rsid w:val="000F55CB"/>
    <w:rsid w:val="000F670D"/>
    <w:rsid w:val="000F77E9"/>
    <w:rsid w:val="000F7E4F"/>
    <w:rsid w:val="00100548"/>
    <w:rsid w:val="00102D0E"/>
    <w:rsid w:val="0010343E"/>
    <w:rsid w:val="001053BB"/>
    <w:rsid w:val="001060A8"/>
    <w:rsid w:val="00111843"/>
    <w:rsid w:val="00112E82"/>
    <w:rsid w:val="0011321A"/>
    <w:rsid w:val="00113B74"/>
    <w:rsid w:val="00113CC2"/>
    <w:rsid w:val="00114D55"/>
    <w:rsid w:val="00114FC6"/>
    <w:rsid w:val="00115464"/>
    <w:rsid w:val="00116210"/>
    <w:rsid w:val="001179D7"/>
    <w:rsid w:val="00117EF8"/>
    <w:rsid w:val="00121095"/>
    <w:rsid w:val="0012143A"/>
    <w:rsid w:val="00122812"/>
    <w:rsid w:val="00122AFE"/>
    <w:rsid w:val="00122C37"/>
    <w:rsid w:val="00122C3C"/>
    <w:rsid w:val="00123AAB"/>
    <w:rsid w:val="00123E32"/>
    <w:rsid w:val="00124208"/>
    <w:rsid w:val="001248EF"/>
    <w:rsid w:val="00124B78"/>
    <w:rsid w:val="001254D1"/>
    <w:rsid w:val="001259A9"/>
    <w:rsid w:val="0012623B"/>
    <w:rsid w:val="0012696F"/>
    <w:rsid w:val="00127F34"/>
    <w:rsid w:val="00130C67"/>
    <w:rsid w:val="001321BA"/>
    <w:rsid w:val="0013267B"/>
    <w:rsid w:val="00132923"/>
    <w:rsid w:val="00132D97"/>
    <w:rsid w:val="00134E6F"/>
    <w:rsid w:val="001351FE"/>
    <w:rsid w:val="001362B7"/>
    <w:rsid w:val="001364B2"/>
    <w:rsid w:val="001366F5"/>
    <w:rsid w:val="00137EFB"/>
    <w:rsid w:val="00141364"/>
    <w:rsid w:val="001413D0"/>
    <w:rsid w:val="00142537"/>
    <w:rsid w:val="00142AC5"/>
    <w:rsid w:val="00142CF7"/>
    <w:rsid w:val="00143066"/>
    <w:rsid w:val="001430AD"/>
    <w:rsid w:val="00143376"/>
    <w:rsid w:val="001440E1"/>
    <w:rsid w:val="00144A7F"/>
    <w:rsid w:val="00145895"/>
    <w:rsid w:val="00146D5F"/>
    <w:rsid w:val="0014732F"/>
    <w:rsid w:val="0014773D"/>
    <w:rsid w:val="001507A2"/>
    <w:rsid w:val="00150A66"/>
    <w:rsid w:val="00150CD6"/>
    <w:rsid w:val="00150E2A"/>
    <w:rsid w:val="00150F68"/>
    <w:rsid w:val="00151D6A"/>
    <w:rsid w:val="00152110"/>
    <w:rsid w:val="00152B54"/>
    <w:rsid w:val="0015334D"/>
    <w:rsid w:val="00153F96"/>
    <w:rsid w:val="00154280"/>
    <w:rsid w:val="001548AE"/>
    <w:rsid w:val="001549B9"/>
    <w:rsid w:val="00154C2D"/>
    <w:rsid w:val="001550E0"/>
    <w:rsid w:val="001553BD"/>
    <w:rsid w:val="0015553B"/>
    <w:rsid w:val="00155A22"/>
    <w:rsid w:val="00155E02"/>
    <w:rsid w:val="00156C35"/>
    <w:rsid w:val="00157642"/>
    <w:rsid w:val="00160942"/>
    <w:rsid w:val="00161C6D"/>
    <w:rsid w:val="001624BB"/>
    <w:rsid w:val="00162754"/>
    <w:rsid w:val="00162762"/>
    <w:rsid w:val="00163301"/>
    <w:rsid w:val="0016401C"/>
    <w:rsid w:val="00164E42"/>
    <w:rsid w:val="001653A4"/>
    <w:rsid w:val="00165CA3"/>
    <w:rsid w:val="00165E96"/>
    <w:rsid w:val="001678F4"/>
    <w:rsid w:val="00170E45"/>
    <w:rsid w:val="001724EA"/>
    <w:rsid w:val="0017339E"/>
    <w:rsid w:val="0017378A"/>
    <w:rsid w:val="0017412C"/>
    <w:rsid w:val="00174AE7"/>
    <w:rsid w:val="0017572A"/>
    <w:rsid w:val="0018039E"/>
    <w:rsid w:val="00183F0E"/>
    <w:rsid w:val="001848BF"/>
    <w:rsid w:val="00184FC1"/>
    <w:rsid w:val="00185300"/>
    <w:rsid w:val="00185431"/>
    <w:rsid w:val="00186072"/>
    <w:rsid w:val="001863D1"/>
    <w:rsid w:val="00187CFC"/>
    <w:rsid w:val="00190301"/>
    <w:rsid w:val="00190416"/>
    <w:rsid w:val="001906E6"/>
    <w:rsid w:val="0019263D"/>
    <w:rsid w:val="00193131"/>
    <w:rsid w:val="00193DB5"/>
    <w:rsid w:val="00194AFC"/>
    <w:rsid w:val="00195B4A"/>
    <w:rsid w:val="00195DD7"/>
    <w:rsid w:val="00196A51"/>
    <w:rsid w:val="001977BE"/>
    <w:rsid w:val="00197F3B"/>
    <w:rsid w:val="001A13A5"/>
    <w:rsid w:val="001A25ED"/>
    <w:rsid w:val="001A2627"/>
    <w:rsid w:val="001A550F"/>
    <w:rsid w:val="001A782A"/>
    <w:rsid w:val="001B0C44"/>
    <w:rsid w:val="001B15E1"/>
    <w:rsid w:val="001B16CB"/>
    <w:rsid w:val="001B3AD3"/>
    <w:rsid w:val="001B3AF8"/>
    <w:rsid w:val="001B44C8"/>
    <w:rsid w:val="001B4A74"/>
    <w:rsid w:val="001B5C80"/>
    <w:rsid w:val="001B5DAA"/>
    <w:rsid w:val="001B5DF8"/>
    <w:rsid w:val="001B5F13"/>
    <w:rsid w:val="001B76D4"/>
    <w:rsid w:val="001C0186"/>
    <w:rsid w:val="001C0804"/>
    <w:rsid w:val="001C213C"/>
    <w:rsid w:val="001C39CB"/>
    <w:rsid w:val="001C3FFC"/>
    <w:rsid w:val="001C4635"/>
    <w:rsid w:val="001C5668"/>
    <w:rsid w:val="001C74C5"/>
    <w:rsid w:val="001D04AB"/>
    <w:rsid w:val="001D0AEB"/>
    <w:rsid w:val="001D1E34"/>
    <w:rsid w:val="001D2412"/>
    <w:rsid w:val="001D273F"/>
    <w:rsid w:val="001D2FD3"/>
    <w:rsid w:val="001D38FB"/>
    <w:rsid w:val="001D3BAC"/>
    <w:rsid w:val="001D71EA"/>
    <w:rsid w:val="001D7812"/>
    <w:rsid w:val="001D7834"/>
    <w:rsid w:val="001E09EA"/>
    <w:rsid w:val="001E1113"/>
    <w:rsid w:val="001E1290"/>
    <w:rsid w:val="001E1D51"/>
    <w:rsid w:val="001E263C"/>
    <w:rsid w:val="001E36EE"/>
    <w:rsid w:val="001E42CB"/>
    <w:rsid w:val="001E4B3C"/>
    <w:rsid w:val="001E5235"/>
    <w:rsid w:val="001F09E4"/>
    <w:rsid w:val="001F1C39"/>
    <w:rsid w:val="001F21A5"/>
    <w:rsid w:val="001F40B8"/>
    <w:rsid w:val="001F47F9"/>
    <w:rsid w:val="001F5FEB"/>
    <w:rsid w:val="001F7B91"/>
    <w:rsid w:val="0020109C"/>
    <w:rsid w:val="002013AA"/>
    <w:rsid w:val="002015C4"/>
    <w:rsid w:val="00202A0B"/>
    <w:rsid w:val="00202C7C"/>
    <w:rsid w:val="00203A67"/>
    <w:rsid w:val="00203B51"/>
    <w:rsid w:val="00204B15"/>
    <w:rsid w:val="002051CF"/>
    <w:rsid w:val="002053E6"/>
    <w:rsid w:val="00205B93"/>
    <w:rsid w:val="00207A61"/>
    <w:rsid w:val="00210AB6"/>
    <w:rsid w:val="00210BB3"/>
    <w:rsid w:val="00211785"/>
    <w:rsid w:val="002129FC"/>
    <w:rsid w:val="00212D73"/>
    <w:rsid w:val="00214412"/>
    <w:rsid w:val="002157EC"/>
    <w:rsid w:val="00217102"/>
    <w:rsid w:val="002200C9"/>
    <w:rsid w:val="002212D5"/>
    <w:rsid w:val="00222092"/>
    <w:rsid w:val="0022248F"/>
    <w:rsid w:val="00223011"/>
    <w:rsid w:val="00225BFF"/>
    <w:rsid w:val="002275AC"/>
    <w:rsid w:val="00227E7D"/>
    <w:rsid w:val="002336A7"/>
    <w:rsid w:val="00235248"/>
    <w:rsid w:val="00236763"/>
    <w:rsid w:val="00237CEA"/>
    <w:rsid w:val="00240C11"/>
    <w:rsid w:val="002417C0"/>
    <w:rsid w:val="00241ED1"/>
    <w:rsid w:val="00242B37"/>
    <w:rsid w:val="00242E14"/>
    <w:rsid w:val="00243523"/>
    <w:rsid w:val="00244B10"/>
    <w:rsid w:val="00250AF1"/>
    <w:rsid w:val="00250D47"/>
    <w:rsid w:val="0025306E"/>
    <w:rsid w:val="0025308E"/>
    <w:rsid w:val="00253550"/>
    <w:rsid w:val="00254376"/>
    <w:rsid w:val="00254CE8"/>
    <w:rsid w:val="002579F6"/>
    <w:rsid w:val="002611C6"/>
    <w:rsid w:val="00261598"/>
    <w:rsid w:val="002615FD"/>
    <w:rsid w:val="00264FAF"/>
    <w:rsid w:val="00265449"/>
    <w:rsid w:val="00265B6D"/>
    <w:rsid w:val="0026642C"/>
    <w:rsid w:val="002664BB"/>
    <w:rsid w:val="00266A33"/>
    <w:rsid w:val="00266C11"/>
    <w:rsid w:val="002671B7"/>
    <w:rsid w:val="002700EB"/>
    <w:rsid w:val="00270282"/>
    <w:rsid w:val="002704EA"/>
    <w:rsid w:val="00270B31"/>
    <w:rsid w:val="00271E24"/>
    <w:rsid w:val="002762A1"/>
    <w:rsid w:val="00280018"/>
    <w:rsid w:val="002804E4"/>
    <w:rsid w:val="00281973"/>
    <w:rsid w:val="00282FF6"/>
    <w:rsid w:val="0028392A"/>
    <w:rsid w:val="002840B9"/>
    <w:rsid w:val="0028420D"/>
    <w:rsid w:val="002845AB"/>
    <w:rsid w:val="00285AAC"/>
    <w:rsid w:val="002878C3"/>
    <w:rsid w:val="00287F12"/>
    <w:rsid w:val="002901D0"/>
    <w:rsid w:val="00291779"/>
    <w:rsid w:val="00291E88"/>
    <w:rsid w:val="00292D6E"/>
    <w:rsid w:val="0029422E"/>
    <w:rsid w:val="00294292"/>
    <w:rsid w:val="002A076F"/>
    <w:rsid w:val="002A191A"/>
    <w:rsid w:val="002A2155"/>
    <w:rsid w:val="002A29A4"/>
    <w:rsid w:val="002A2A3D"/>
    <w:rsid w:val="002A3914"/>
    <w:rsid w:val="002A3D34"/>
    <w:rsid w:val="002A45FC"/>
    <w:rsid w:val="002A4F86"/>
    <w:rsid w:val="002A7876"/>
    <w:rsid w:val="002A7DF8"/>
    <w:rsid w:val="002B0090"/>
    <w:rsid w:val="002B15D9"/>
    <w:rsid w:val="002B1E05"/>
    <w:rsid w:val="002B4133"/>
    <w:rsid w:val="002B4AF3"/>
    <w:rsid w:val="002B6844"/>
    <w:rsid w:val="002C04C3"/>
    <w:rsid w:val="002C1B6C"/>
    <w:rsid w:val="002C1C1C"/>
    <w:rsid w:val="002C4F97"/>
    <w:rsid w:val="002C6511"/>
    <w:rsid w:val="002C681D"/>
    <w:rsid w:val="002C693C"/>
    <w:rsid w:val="002C7CB5"/>
    <w:rsid w:val="002D0D2A"/>
    <w:rsid w:val="002D2211"/>
    <w:rsid w:val="002D310D"/>
    <w:rsid w:val="002D3549"/>
    <w:rsid w:val="002D465E"/>
    <w:rsid w:val="002D46AF"/>
    <w:rsid w:val="002D73B5"/>
    <w:rsid w:val="002D7ECC"/>
    <w:rsid w:val="002E1821"/>
    <w:rsid w:val="002E1B28"/>
    <w:rsid w:val="002E2F65"/>
    <w:rsid w:val="002E4880"/>
    <w:rsid w:val="002E579C"/>
    <w:rsid w:val="002E5AB9"/>
    <w:rsid w:val="002E5DC6"/>
    <w:rsid w:val="002E6CC6"/>
    <w:rsid w:val="002F0C7D"/>
    <w:rsid w:val="002F2875"/>
    <w:rsid w:val="002F334F"/>
    <w:rsid w:val="002F49A3"/>
    <w:rsid w:val="002F4CE0"/>
    <w:rsid w:val="002F54AA"/>
    <w:rsid w:val="002F6409"/>
    <w:rsid w:val="002F7D37"/>
    <w:rsid w:val="00300BD8"/>
    <w:rsid w:val="003011A8"/>
    <w:rsid w:val="00302E76"/>
    <w:rsid w:val="00303899"/>
    <w:rsid w:val="003048BB"/>
    <w:rsid w:val="003052F6"/>
    <w:rsid w:val="00305A77"/>
    <w:rsid w:val="00311586"/>
    <w:rsid w:val="003119F4"/>
    <w:rsid w:val="0031253F"/>
    <w:rsid w:val="00314189"/>
    <w:rsid w:val="00314A7B"/>
    <w:rsid w:val="00315B35"/>
    <w:rsid w:val="00316DD2"/>
    <w:rsid w:val="00321533"/>
    <w:rsid w:val="0032358F"/>
    <w:rsid w:val="00323EEF"/>
    <w:rsid w:val="003240F2"/>
    <w:rsid w:val="003267E9"/>
    <w:rsid w:val="00331306"/>
    <w:rsid w:val="003341BF"/>
    <w:rsid w:val="00334B52"/>
    <w:rsid w:val="003357E4"/>
    <w:rsid w:val="00335A72"/>
    <w:rsid w:val="00335E2C"/>
    <w:rsid w:val="00336264"/>
    <w:rsid w:val="00337004"/>
    <w:rsid w:val="0033751B"/>
    <w:rsid w:val="0034055C"/>
    <w:rsid w:val="0034080E"/>
    <w:rsid w:val="00340B64"/>
    <w:rsid w:val="00342847"/>
    <w:rsid w:val="00343816"/>
    <w:rsid w:val="00343961"/>
    <w:rsid w:val="00343AFF"/>
    <w:rsid w:val="00344629"/>
    <w:rsid w:val="00345481"/>
    <w:rsid w:val="003459B2"/>
    <w:rsid w:val="00346AB7"/>
    <w:rsid w:val="00346F66"/>
    <w:rsid w:val="00347B25"/>
    <w:rsid w:val="00347E51"/>
    <w:rsid w:val="00350993"/>
    <w:rsid w:val="00350F16"/>
    <w:rsid w:val="003511E2"/>
    <w:rsid w:val="00351210"/>
    <w:rsid w:val="00351289"/>
    <w:rsid w:val="00351334"/>
    <w:rsid w:val="00351BDD"/>
    <w:rsid w:val="003526D8"/>
    <w:rsid w:val="00353289"/>
    <w:rsid w:val="003549A8"/>
    <w:rsid w:val="00354A4A"/>
    <w:rsid w:val="00356372"/>
    <w:rsid w:val="00356D48"/>
    <w:rsid w:val="00357D51"/>
    <w:rsid w:val="0036156D"/>
    <w:rsid w:val="0036216F"/>
    <w:rsid w:val="00362DC0"/>
    <w:rsid w:val="0036322D"/>
    <w:rsid w:val="00364489"/>
    <w:rsid w:val="00366DF6"/>
    <w:rsid w:val="00370FAF"/>
    <w:rsid w:val="00372C0F"/>
    <w:rsid w:val="00375895"/>
    <w:rsid w:val="00375C14"/>
    <w:rsid w:val="00375E9A"/>
    <w:rsid w:val="003768D5"/>
    <w:rsid w:val="003769BB"/>
    <w:rsid w:val="003769CC"/>
    <w:rsid w:val="00382226"/>
    <w:rsid w:val="00383CDE"/>
    <w:rsid w:val="003845BE"/>
    <w:rsid w:val="003868A2"/>
    <w:rsid w:val="00386FE2"/>
    <w:rsid w:val="00387E93"/>
    <w:rsid w:val="0039318D"/>
    <w:rsid w:val="0039394A"/>
    <w:rsid w:val="00394441"/>
    <w:rsid w:val="00396665"/>
    <w:rsid w:val="0039784C"/>
    <w:rsid w:val="00397B22"/>
    <w:rsid w:val="003A278F"/>
    <w:rsid w:val="003A4105"/>
    <w:rsid w:val="003A49BF"/>
    <w:rsid w:val="003A49F2"/>
    <w:rsid w:val="003A4BB1"/>
    <w:rsid w:val="003A78B8"/>
    <w:rsid w:val="003A7B49"/>
    <w:rsid w:val="003B0DEE"/>
    <w:rsid w:val="003B16DD"/>
    <w:rsid w:val="003B177C"/>
    <w:rsid w:val="003B19E0"/>
    <w:rsid w:val="003B1CF1"/>
    <w:rsid w:val="003B29C2"/>
    <w:rsid w:val="003B4049"/>
    <w:rsid w:val="003B6627"/>
    <w:rsid w:val="003B678B"/>
    <w:rsid w:val="003B7198"/>
    <w:rsid w:val="003C002C"/>
    <w:rsid w:val="003C04DC"/>
    <w:rsid w:val="003C1584"/>
    <w:rsid w:val="003C1B6F"/>
    <w:rsid w:val="003C20E7"/>
    <w:rsid w:val="003C2966"/>
    <w:rsid w:val="003C2E95"/>
    <w:rsid w:val="003C4AEE"/>
    <w:rsid w:val="003C4AF3"/>
    <w:rsid w:val="003C5401"/>
    <w:rsid w:val="003C7191"/>
    <w:rsid w:val="003C7444"/>
    <w:rsid w:val="003D1D48"/>
    <w:rsid w:val="003D2564"/>
    <w:rsid w:val="003D3E77"/>
    <w:rsid w:val="003D661A"/>
    <w:rsid w:val="003D6683"/>
    <w:rsid w:val="003D7C88"/>
    <w:rsid w:val="003E03E4"/>
    <w:rsid w:val="003E1BF0"/>
    <w:rsid w:val="003E28ED"/>
    <w:rsid w:val="003E30C3"/>
    <w:rsid w:val="003E322B"/>
    <w:rsid w:val="003E41F5"/>
    <w:rsid w:val="003E4D14"/>
    <w:rsid w:val="003E5858"/>
    <w:rsid w:val="003E6233"/>
    <w:rsid w:val="003E625C"/>
    <w:rsid w:val="003E7B2B"/>
    <w:rsid w:val="003F1284"/>
    <w:rsid w:val="003F17B5"/>
    <w:rsid w:val="003F1D05"/>
    <w:rsid w:val="003F1E1F"/>
    <w:rsid w:val="003F2907"/>
    <w:rsid w:val="003F4753"/>
    <w:rsid w:val="003F5F33"/>
    <w:rsid w:val="003F6961"/>
    <w:rsid w:val="003F71BB"/>
    <w:rsid w:val="003F727C"/>
    <w:rsid w:val="0040004F"/>
    <w:rsid w:val="004008D6"/>
    <w:rsid w:val="00404179"/>
    <w:rsid w:val="00404A90"/>
    <w:rsid w:val="004051F8"/>
    <w:rsid w:val="00405302"/>
    <w:rsid w:val="00405331"/>
    <w:rsid w:val="00405909"/>
    <w:rsid w:val="0041156C"/>
    <w:rsid w:val="00414EB4"/>
    <w:rsid w:val="00416B18"/>
    <w:rsid w:val="00424075"/>
    <w:rsid w:val="004242A4"/>
    <w:rsid w:val="00424C99"/>
    <w:rsid w:val="00424D26"/>
    <w:rsid w:val="00425DAD"/>
    <w:rsid w:val="004262EB"/>
    <w:rsid w:val="004305D1"/>
    <w:rsid w:val="00430963"/>
    <w:rsid w:val="004319B3"/>
    <w:rsid w:val="00432547"/>
    <w:rsid w:val="004347CC"/>
    <w:rsid w:val="00434CF6"/>
    <w:rsid w:val="0043595F"/>
    <w:rsid w:val="004368F1"/>
    <w:rsid w:val="004378E9"/>
    <w:rsid w:val="00440A59"/>
    <w:rsid w:val="004424F9"/>
    <w:rsid w:val="0044304B"/>
    <w:rsid w:val="00444026"/>
    <w:rsid w:val="00444063"/>
    <w:rsid w:val="004466F8"/>
    <w:rsid w:val="0045060F"/>
    <w:rsid w:val="00450A00"/>
    <w:rsid w:val="00450B7F"/>
    <w:rsid w:val="0045111F"/>
    <w:rsid w:val="00452F65"/>
    <w:rsid w:val="0045439D"/>
    <w:rsid w:val="00454571"/>
    <w:rsid w:val="00454A05"/>
    <w:rsid w:val="004552FB"/>
    <w:rsid w:val="0045554A"/>
    <w:rsid w:val="004556B8"/>
    <w:rsid w:val="00455957"/>
    <w:rsid w:val="004604E6"/>
    <w:rsid w:val="00463495"/>
    <w:rsid w:val="0046518D"/>
    <w:rsid w:val="00465E6D"/>
    <w:rsid w:val="0046642E"/>
    <w:rsid w:val="00466E42"/>
    <w:rsid w:val="00466E54"/>
    <w:rsid w:val="004672E6"/>
    <w:rsid w:val="0046751E"/>
    <w:rsid w:val="004703D7"/>
    <w:rsid w:val="00470DF5"/>
    <w:rsid w:val="004731D1"/>
    <w:rsid w:val="004735F3"/>
    <w:rsid w:val="00473CB5"/>
    <w:rsid w:val="004756B5"/>
    <w:rsid w:val="00476390"/>
    <w:rsid w:val="0047646A"/>
    <w:rsid w:val="00477BA4"/>
    <w:rsid w:val="004808DE"/>
    <w:rsid w:val="004817E1"/>
    <w:rsid w:val="004821EB"/>
    <w:rsid w:val="0048227C"/>
    <w:rsid w:val="004838BC"/>
    <w:rsid w:val="00483E35"/>
    <w:rsid w:val="00483EFC"/>
    <w:rsid w:val="00485516"/>
    <w:rsid w:val="00485A65"/>
    <w:rsid w:val="00485CAB"/>
    <w:rsid w:val="004862A9"/>
    <w:rsid w:val="004865C5"/>
    <w:rsid w:val="004865EB"/>
    <w:rsid w:val="004931A5"/>
    <w:rsid w:val="00493BEB"/>
    <w:rsid w:val="00495213"/>
    <w:rsid w:val="004A0FDE"/>
    <w:rsid w:val="004A1A70"/>
    <w:rsid w:val="004A1FB9"/>
    <w:rsid w:val="004A2364"/>
    <w:rsid w:val="004A498F"/>
    <w:rsid w:val="004A6085"/>
    <w:rsid w:val="004A79D5"/>
    <w:rsid w:val="004B009A"/>
    <w:rsid w:val="004B06E8"/>
    <w:rsid w:val="004B1B9C"/>
    <w:rsid w:val="004B2568"/>
    <w:rsid w:val="004B28ED"/>
    <w:rsid w:val="004B31A6"/>
    <w:rsid w:val="004B57E1"/>
    <w:rsid w:val="004B6147"/>
    <w:rsid w:val="004B71D3"/>
    <w:rsid w:val="004B7C07"/>
    <w:rsid w:val="004B7E5D"/>
    <w:rsid w:val="004C0F97"/>
    <w:rsid w:val="004C39A4"/>
    <w:rsid w:val="004C3F26"/>
    <w:rsid w:val="004C4C10"/>
    <w:rsid w:val="004C6314"/>
    <w:rsid w:val="004C68E9"/>
    <w:rsid w:val="004D1231"/>
    <w:rsid w:val="004D4450"/>
    <w:rsid w:val="004D559B"/>
    <w:rsid w:val="004D5F1F"/>
    <w:rsid w:val="004D6188"/>
    <w:rsid w:val="004D6A30"/>
    <w:rsid w:val="004D76A2"/>
    <w:rsid w:val="004E065C"/>
    <w:rsid w:val="004E0DF9"/>
    <w:rsid w:val="004E0FE8"/>
    <w:rsid w:val="004E1491"/>
    <w:rsid w:val="004E156C"/>
    <w:rsid w:val="004E15AF"/>
    <w:rsid w:val="004E4425"/>
    <w:rsid w:val="004E4560"/>
    <w:rsid w:val="004E4879"/>
    <w:rsid w:val="004E4F24"/>
    <w:rsid w:val="004E5456"/>
    <w:rsid w:val="004E55BA"/>
    <w:rsid w:val="004E5CAD"/>
    <w:rsid w:val="004E6D2E"/>
    <w:rsid w:val="004F173F"/>
    <w:rsid w:val="004F1935"/>
    <w:rsid w:val="004F29DF"/>
    <w:rsid w:val="004F2DD3"/>
    <w:rsid w:val="004F41B6"/>
    <w:rsid w:val="004F52EC"/>
    <w:rsid w:val="004F5887"/>
    <w:rsid w:val="004F775F"/>
    <w:rsid w:val="004F77BB"/>
    <w:rsid w:val="004F7F46"/>
    <w:rsid w:val="00500DAB"/>
    <w:rsid w:val="0050118D"/>
    <w:rsid w:val="0050133E"/>
    <w:rsid w:val="005024FC"/>
    <w:rsid w:val="00504B6E"/>
    <w:rsid w:val="00506A85"/>
    <w:rsid w:val="00506BEA"/>
    <w:rsid w:val="00510A64"/>
    <w:rsid w:val="00511FA3"/>
    <w:rsid w:val="00512DE3"/>
    <w:rsid w:val="005132E0"/>
    <w:rsid w:val="005159CA"/>
    <w:rsid w:val="00516394"/>
    <w:rsid w:val="00516BC3"/>
    <w:rsid w:val="00516DEF"/>
    <w:rsid w:val="005173E1"/>
    <w:rsid w:val="0051755C"/>
    <w:rsid w:val="00522F28"/>
    <w:rsid w:val="00523A14"/>
    <w:rsid w:val="00524D88"/>
    <w:rsid w:val="00525FE2"/>
    <w:rsid w:val="00527409"/>
    <w:rsid w:val="005276A6"/>
    <w:rsid w:val="005328C6"/>
    <w:rsid w:val="00532AEC"/>
    <w:rsid w:val="00533352"/>
    <w:rsid w:val="00533568"/>
    <w:rsid w:val="00533A19"/>
    <w:rsid w:val="005341D6"/>
    <w:rsid w:val="005355FA"/>
    <w:rsid w:val="00537F6B"/>
    <w:rsid w:val="0054137A"/>
    <w:rsid w:val="00542297"/>
    <w:rsid w:val="00542589"/>
    <w:rsid w:val="005429B7"/>
    <w:rsid w:val="0054683A"/>
    <w:rsid w:val="00546B8F"/>
    <w:rsid w:val="0054794B"/>
    <w:rsid w:val="00547FE2"/>
    <w:rsid w:val="00550EF8"/>
    <w:rsid w:val="005510F3"/>
    <w:rsid w:val="00552D23"/>
    <w:rsid w:val="00553304"/>
    <w:rsid w:val="005542A0"/>
    <w:rsid w:val="00554924"/>
    <w:rsid w:val="005549E9"/>
    <w:rsid w:val="00555362"/>
    <w:rsid w:val="005554BD"/>
    <w:rsid w:val="0055658E"/>
    <w:rsid w:val="00556E3E"/>
    <w:rsid w:val="00557B2E"/>
    <w:rsid w:val="00560B65"/>
    <w:rsid w:val="0056122D"/>
    <w:rsid w:val="0056228A"/>
    <w:rsid w:val="005656D6"/>
    <w:rsid w:val="00565D11"/>
    <w:rsid w:val="00566EE3"/>
    <w:rsid w:val="00567C0F"/>
    <w:rsid w:val="00570F30"/>
    <w:rsid w:val="00571FB7"/>
    <w:rsid w:val="00572622"/>
    <w:rsid w:val="00572F75"/>
    <w:rsid w:val="00573508"/>
    <w:rsid w:val="00573668"/>
    <w:rsid w:val="005741CE"/>
    <w:rsid w:val="00574955"/>
    <w:rsid w:val="00575194"/>
    <w:rsid w:val="00576925"/>
    <w:rsid w:val="00576E4C"/>
    <w:rsid w:val="00581779"/>
    <w:rsid w:val="0058380A"/>
    <w:rsid w:val="00583D29"/>
    <w:rsid w:val="00583F6A"/>
    <w:rsid w:val="00584EA3"/>
    <w:rsid w:val="005858E3"/>
    <w:rsid w:val="005868E6"/>
    <w:rsid w:val="00586DBD"/>
    <w:rsid w:val="005874AC"/>
    <w:rsid w:val="005903DA"/>
    <w:rsid w:val="00592DA5"/>
    <w:rsid w:val="00596B7B"/>
    <w:rsid w:val="00597C0B"/>
    <w:rsid w:val="005A2DF2"/>
    <w:rsid w:val="005A34F1"/>
    <w:rsid w:val="005A4CBD"/>
    <w:rsid w:val="005A6187"/>
    <w:rsid w:val="005A6B20"/>
    <w:rsid w:val="005A6C25"/>
    <w:rsid w:val="005A78FC"/>
    <w:rsid w:val="005B1895"/>
    <w:rsid w:val="005B1A46"/>
    <w:rsid w:val="005B3891"/>
    <w:rsid w:val="005B4FDA"/>
    <w:rsid w:val="005B6888"/>
    <w:rsid w:val="005C045C"/>
    <w:rsid w:val="005C233D"/>
    <w:rsid w:val="005C2447"/>
    <w:rsid w:val="005C3767"/>
    <w:rsid w:val="005C507B"/>
    <w:rsid w:val="005C5952"/>
    <w:rsid w:val="005C6073"/>
    <w:rsid w:val="005C6766"/>
    <w:rsid w:val="005C692C"/>
    <w:rsid w:val="005D0A78"/>
    <w:rsid w:val="005D19F4"/>
    <w:rsid w:val="005D2116"/>
    <w:rsid w:val="005D2158"/>
    <w:rsid w:val="005D2457"/>
    <w:rsid w:val="005D4046"/>
    <w:rsid w:val="005D446D"/>
    <w:rsid w:val="005D5F69"/>
    <w:rsid w:val="005D647E"/>
    <w:rsid w:val="005D69AF"/>
    <w:rsid w:val="005E05D3"/>
    <w:rsid w:val="005E1600"/>
    <w:rsid w:val="005E2684"/>
    <w:rsid w:val="005E4D53"/>
    <w:rsid w:val="005E5AB7"/>
    <w:rsid w:val="005E6FD9"/>
    <w:rsid w:val="005F07CC"/>
    <w:rsid w:val="005F0D41"/>
    <w:rsid w:val="005F0ECE"/>
    <w:rsid w:val="005F1058"/>
    <w:rsid w:val="005F30C0"/>
    <w:rsid w:val="005F36FF"/>
    <w:rsid w:val="005F5655"/>
    <w:rsid w:val="005F6960"/>
    <w:rsid w:val="005F741F"/>
    <w:rsid w:val="005F74FE"/>
    <w:rsid w:val="00600D85"/>
    <w:rsid w:val="00601329"/>
    <w:rsid w:val="006029AF"/>
    <w:rsid w:val="00603AAB"/>
    <w:rsid w:val="00603F92"/>
    <w:rsid w:val="00605338"/>
    <w:rsid w:val="00605D3A"/>
    <w:rsid w:val="00605F63"/>
    <w:rsid w:val="00611D51"/>
    <w:rsid w:val="0061248C"/>
    <w:rsid w:val="00614676"/>
    <w:rsid w:val="0061620A"/>
    <w:rsid w:val="00616BD9"/>
    <w:rsid w:val="00620153"/>
    <w:rsid w:val="006204DC"/>
    <w:rsid w:val="00620779"/>
    <w:rsid w:val="00620D95"/>
    <w:rsid w:val="00622211"/>
    <w:rsid w:val="00623428"/>
    <w:rsid w:val="00625CB5"/>
    <w:rsid w:val="0063027B"/>
    <w:rsid w:val="006305C7"/>
    <w:rsid w:val="00632ED0"/>
    <w:rsid w:val="0063347C"/>
    <w:rsid w:val="00633D87"/>
    <w:rsid w:val="00633E97"/>
    <w:rsid w:val="00634577"/>
    <w:rsid w:val="00634BD5"/>
    <w:rsid w:val="00635513"/>
    <w:rsid w:val="00635FE5"/>
    <w:rsid w:val="006368B7"/>
    <w:rsid w:val="00636CE6"/>
    <w:rsid w:val="006379A8"/>
    <w:rsid w:val="00642AF9"/>
    <w:rsid w:val="006437FE"/>
    <w:rsid w:val="00643B0F"/>
    <w:rsid w:val="00643D0F"/>
    <w:rsid w:val="006440D0"/>
    <w:rsid w:val="00644E54"/>
    <w:rsid w:val="00645A91"/>
    <w:rsid w:val="00645B09"/>
    <w:rsid w:val="00646286"/>
    <w:rsid w:val="006471E5"/>
    <w:rsid w:val="00650F55"/>
    <w:rsid w:val="00651016"/>
    <w:rsid w:val="0065117D"/>
    <w:rsid w:val="006515F2"/>
    <w:rsid w:val="00653098"/>
    <w:rsid w:val="00653DF7"/>
    <w:rsid w:val="006542DE"/>
    <w:rsid w:val="00654C09"/>
    <w:rsid w:val="00654E6E"/>
    <w:rsid w:val="00655A83"/>
    <w:rsid w:val="0065624D"/>
    <w:rsid w:val="006576BC"/>
    <w:rsid w:val="00660598"/>
    <w:rsid w:val="006609AD"/>
    <w:rsid w:val="00660C1E"/>
    <w:rsid w:val="00662B0F"/>
    <w:rsid w:val="00663667"/>
    <w:rsid w:val="00663EF1"/>
    <w:rsid w:val="00664114"/>
    <w:rsid w:val="00664C3E"/>
    <w:rsid w:val="00666151"/>
    <w:rsid w:val="00667412"/>
    <w:rsid w:val="00670745"/>
    <w:rsid w:val="00671207"/>
    <w:rsid w:val="00671B0A"/>
    <w:rsid w:val="00672E15"/>
    <w:rsid w:val="00673042"/>
    <w:rsid w:val="00673484"/>
    <w:rsid w:val="006748E4"/>
    <w:rsid w:val="00680487"/>
    <w:rsid w:val="00680BB5"/>
    <w:rsid w:val="0068143F"/>
    <w:rsid w:val="0068194B"/>
    <w:rsid w:val="00681CE3"/>
    <w:rsid w:val="00682E30"/>
    <w:rsid w:val="00684B62"/>
    <w:rsid w:val="00684DA8"/>
    <w:rsid w:val="006851BF"/>
    <w:rsid w:val="00685FB0"/>
    <w:rsid w:val="006861AE"/>
    <w:rsid w:val="00686308"/>
    <w:rsid w:val="006879BE"/>
    <w:rsid w:val="006908EB"/>
    <w:rsid w:val="00691FF9"/>
    <w:rsid w:val="00692A6B"/>
    <w:rsid w:val="006935E3"/>
    <w:rsid w:val="006942A7"/>
    <w:rsid w:val="00694BC2"/>
    <w:rsid w:val="00695E35"/>
    <w:rsid w:val="00696572"/>
    <w:rsid w:val="00697D17"/>
    <w:rsid w:val="006A0013"/>
    <w:rsid w:val="006A0268"/>
    <w:rsid w:val="006A1654"/>
    <w:rsid w:val="006A3079"/>
    <w:rsid w:val="006A5977"/>
    <w:rsid w:val="006A5F84"/>
    <w:rsid w:val="006A7A6E"/>
    <w:rsid w:val="006B1B2E"/>
    <w:rsid w:val="006B1CCA"/>
    <w:rsid w:val="006B1E0E"/>
    <w:rsid w:val="006B3B33"/>
    <w:rsid w:val="006B463A"/>
    <w:rsid w:val="006B48EA"/>
    <w:rsid w:val="006B580D"/>
    <w:rsid w:val="006B63E3"/>
    <w:rsid w:val="006B6E84"/>
    <w:rsid w:val="006B76F5"/>
    <w:rsid w:val="006C1580"/>
    <w:rsid w:val="006C1A58"/>
    <w:rsid w:val="006C2A25"/>
    <w:rsid w:val="006C4962"/>
    <w:rsid w:val="006C65F4"/>
    <w:rsid w:val="006D0127"/>
    <w:rsid w:val="006D0C20"/>
    <w:rsid w:val="006D13BE"/>
    <w:rsid w:val="006D28A9"/>
    <w:rsid w:val="006D2CAE"/>
    <w:rsid w:val="006D3D01"/>
    <w:rsid w:val="006D3F7F"/>
    <w:rsid w:val="006D4B0E"/>
    <w:rsid w:val="006D4DD7"/>
    <w:rsid w:val="006D4EED"/>
    <w:rsid w:val="006D5B9E"/>
    <w:rsid w:val="006D5E9A"/>
    <w:rsid w:val="006D61A2"/>
    <w:rsid w:val="006D7A42"/>
    <w:rsid w:val="006D7C20"/>
    <w:rsid w:val="006D7C3A"/>
    <w:rsid w:val="006E0562"/>
    <w:rsid w:val="006E109D"/>
    <w:rsid w:val="006E1DA0"/>
    <w:rsid w:val="006E443B"/>
    <w:rsid w:val="006E4AD5"/>
    <w:rsid w:val="006E5F25"/>
    <w:rsid w:val="006E6C4B"/>
    <w:rsid w:val="006E737E"/>
    <w:rsid w:val="006F0368"/>
    <w:rsid w:val="006F0C92"/>
    <w:rsid w:val="006F16AE"/>
    <w:rsid w:val="006F1CBD"/>
    <w:rsid w:val="006F302E"/>
    <w:rsid w:val="006F5BC2"/>
    <w:rsid w:val="006F602E"/>
    <w:rsid w:val="006F66F4"/>
    <w:rsid w:val="007005DD"/>
    <w:rsid w:val="00702B85"/>
    <w:rsid w:val="0070371B"/>
    <w:rsid w:val="00703E51"/>
    <w:rsid w:val="00704519"/>
    <w:rsid w:val="00705386"/>
    <w:rsid w:val="0070575B"/>
    <w:rsid w:val="00705BC3"/>
    <w:rsid w:val="0070680D"/>
    <w:rsid w:val="00707517"/>
    <w:rsid w:val="007076DC"/>
    <w:rsid w:val="0070778C"/>
    <w:rsid w:val="00710044"/>
    <w:rsid w:val="00710DA5"/>
    <w:rsid w:val="00711C57"/>
    <w:rsid w:val="00711C90"/>
    <w:rsid w:val="00711FDD"/>
    <w:rsid w:val="00714E27"/>
    <w:rsid w:val="007169DB"/>
    <w:rsid w:val="0071756C"/>
    <w:rsid w:val="00717F3E"/>
    <w:rsid w:val="00723DBA"/>
    <w:rsid w:val="00724EF1"/>
    <w:rsid w:val="0072631A"/>
    <w:rsid w:val="00726D57"/>
    <w:rsid w:val="0072729C"/>
    <w:rsid w:val="00727CB8"/>
    <w:rsid w:val="007301AC"/>
    <w:rsid w:val="007315E0"/>
    <w:rsid w:val="007318A9"/>
    <w:rsid w:val="007318AB"/>
    <w:rsid w:val="00732F22"/>
    <w:rsid w:val="00733431"/>
    <w:rsid w:val="00733EFE"/>
    <w:rsid w:val="00733FD6"/>
    <w:rsid w:val="00734590"/>
    <w:rsid w:val="00736C26"/>
    <w:rsid w:val="00736D07"/>
    <w:rsid w:val="00737FD6"/>
    <w:rsid w:val="007401E8"/>
    <w:rsid w:val="00740647"/>
    <w:rsid w:val="00740C55"/>
    <w:rsid w:val="00740E52"/>
    <w:rsid w:val="007412B1"/>
    <w:rsid w:val="00741A74"/>
    <w:rsid w:val="00743003"/>
    <w:rsid w:val="00743510"/>
    <w:rsid w:val="00744378"/>
    <w:rsid w:val="00746D27"/>
    <w:rsid w:val="00747D03"/>
    <w:rsid w:val="00747FA1"/>
    <w:rsid w:val="00750280"/>
    <w:rsid w:val="00750E34"/>
    <w:rsid w:val="007511AB"/>
    <w:rsid w:val="00752FEB"/>
    <w:rsid w:val="00753623"/>
    <w:rsid w:val="00753F7B"/>
    <w:rsid w:val="00754BA2"/>
    <w:rsid w:val="00755FD7"/>
    <w:rsid w:val="00756074"/>
    <w:rsid w:val="007571CB"/>
    <w:rsid w:val="007605F0"/>
    <w:rsid w:val="007607C6"/>
    <w:rsid w:val="007613A6"/>
    <w:rsid w:val="00763528"/>
    <w:rsid w:val="007636B3"/>
    <w:rsid w:val="00763B61"/>
    <w:rsid w:val="00764A35"/>
    <w:rsid w:val="00766947"/>
    <w:rsid w:val="00767917"/>
    <w:rsid w:val="00770E32"/>
    <w:rsid w:val="00770F91"/>
    <w:rsid w:val="00771758"/>
    <w:rsid w:val="00772498"/>
    <w:rsid w:val="007757A5"/>
    <w:rsid w:val="00775B2D"/>
    <w:rsid w:val="00776C13"/>
    <w:rsid w:val="00777B87"/>
    <w:rsid w:val="00777DF4"/>
    <w:rsid w:val="00780ED1"/>
    <w:rsid w:val="007816A2"/>
    <w:rsid w:val="00782658"/>
    <w:rsid w:val="0078385D"/>
    <w:rsid w:val="007845FB"/>
    <w:rsid w:val="00786574"/>
    <w:rsid w:val="00786867"/>
    <w:rsid w:val="00792809"/>
    <w:rsid w:val="00792B71"/>
    <w:rsid w:val="00793C94"/>
    <w:rsid w:val="00794695"/>
    <w:rsid w:val="0079633C"/>
    <w:rsid w:val="00796C03"/>
    <w:rsid w:val="007A0276"/>
    <w:rsid w:val="007A25DE"/>
    <w:rsid w:val="007A4507"/>
    <w:rsid w:val="007A4FE6"/>
    <w:rsid w:val="007A5B40"/>
    <w:rsid w:val="007A606A"/>
    <w:rsid w:val="007A61BB"/>
    <w:rsid w:val="007A64A8"/>
    <w:rsid w:val="007B1070"/>
    <w:rsid w:val="007B1CA3"/>
    <w:rsid w:val="007B2816"/>
    <w:rsid w:val="007B2B59"/>
    <w:rsid w:val="007B5565"/>
    <w:rsid w:val="007B6C48"/>
    <w:rsid w:val="007B6D28"/>
    <w:rsid w:val="007B7758"/>
    <w:rsid w:val="007B7C51"/>
    <w:rsid w:val="007B7C6F"/>
    <w:rsid w:val="007C02E0"/>
    <w:rsid w:val="007C161D"/>
    <w:rsid w:val="007C1EB7"/>
    <w:rsid w:val="007C2DB0"/>
    <w:rsid w:val="007C5B0F"/>
    <w:rsid w:val="007C7024"/>
    <w:rsid w:val="007C77FA"/>
    <w:rsid w:val="007C7EAF"/>
    <w:rsid w:val="007D3CD9"/>
    <w:rsid w:val="007D402C"/>
    <w:rsid w:val="007D4248"/>
    <w:rsid w:val="007D4376"/>
    <w:rsid w:val="007D6357"/>
    <w:rsid w:val="007D706F"/>
    <w:rsid w:val="007D7102"/>
    <w:rsid w:val="007D71A1"/>
    <w:rsid w:val="007D71C3"/>
    <w:rsid w:val="007D7386"/>
    <w:rsid w:val="007D753A"/>
    <w:rsid w:val="007D7E7B"/>
    <w:rsid w:val="007D7EF8"/>
    <w:rsid w:val="007E19A6"/>
    <w:rsid w:val="007E1D68"/>
    <w:rsid w:val="007E291A"/>
    <w:rsid w:val="007E304F"/>
    <w:rsid w:val="007E3B90"/>
    <w:rsid w:val="007E4FBF"/>
    <w:rsid w:val="007F14A3"/>
    <w:rsid w:val="007F16CB"/>
    <w:rsid w:val="007F2545"/>
    <w:rsid w:val="007F2FC7"/>
    <w:rsid w:val="007F35E4"/>
    <w:rsid w:val="007F37EB"/>
    <w:rsid w:val="007F380D"/>
    <w:rsid w:val="007F50AE"/>
    <w:rsid w:val="007F564B"/>
    <w:rsid w:val="007F6E9B"/>
    <w:rsid w:val="008001D0"/>
    <w:rsid w:val="0080063B"/>
    <w:rsid w:val="00800F32"/>
    <w:rsid w:val="00801831"/>
    <w:rsid w:val="008025B7"/>
    <w:rsid w:val="008026BB"/>
    <w:rsid w:val="008032FC"/>
    <w:rsid w:val="0080520A"/>
    <w:rsid w:val="00805AB4"/>
    <w:rsid w:val="00805F63"/>
    <w:rsid w:val="008106A1"/>
    <w:rsid w:val="00810A9D"/>
    <w:rsid w:val="00810B4E"/>
    <w:rsid w:val="00810C46"/>
    <w:rsid w:val="00811F15"/>
    <w:rsid w:val="00812857"/>
    <w:rsid w:val="00813083"/>
    <w:rsid w:val="00813D20"/>
    <w:rsid w:val="00813FC8"/>
    <w:rsid w:val="00814DF0"/>
    <w:rsid w:val="00815ADE"/>
    <w:rsid w:val="008163C7"/>
    <w:rsid w:val="00816448"/>
    <w:rsid w:val="008168B5"/>
    <w:rsid w:val="00816FE9"/>
    <w:rsid w:val="00817B3B"/>
    <w:rsid w:val="008214BE"/>
    <w:rsid w:val="00821C7D"/>
    <w:rsid w:val="00822459"/>
    <w:rsid w:val="008227A9"/>
    <w:rsid w:val="00822F62"/>
    <w:rsid w:val="008237D2"/>
    <w:rsid w:val="00824DA4"/>
    <w:rsid w:val="008302CE"/>
    <w:rsid w:val="00830308"/>
    <w:rsid w:val="008304EF"/>
    <w:rsid w:val="00832B34"/>
    <w:rsid w:val="00835444"/>
    <w:rsid w:val="008354A6"/>
    <w:rsid w:val="00835B8F"/>
    <w:rsid w:val="00836009"/>
    <w:rsid w:val="00836885"/>
    <w:rsid w:val="00836E18"/>
    <w:rsid w:val="008403AC"/>
    <w:rsid w:val="008404C8"/>
    <w:rsid w:val="0084072B"/>
    <w:rsid w:val="008409A9"/>
    <w:rsid w:val="00842A85"/>
    <w:rsid w:val="00842B0C"/>
    <w:rsid w:val="008434B2"/>
    <w:rsid w:val="00844A97"/>
    <w:rsid w:val="00845FDE"/>
    <w:rsid w:val="0084792F"/>
    <w:rsid w:val="008500FB"/>
    <w:rsid w:val="00851534"/>
    <w:rsid w:val="00854F84"/>
    <w:rsid w:val="00855364"/>
    <w:rsid w:val="00855FB2"/>
    <w:rsid w:val="00856631"/>
    <w:rsid w:val="00860690"/>
    <w:rsid w:val="008618C2"/>
    <w:rsid w:val="00861953"/>
    <w:rsid w:val="00864BD5"/>
    <w:rsid w:val="00866483"/>
    <w:rsid w:val="008667EA"/>
    <w:rsid w:val="00867548"/>
    <w:rsid w:val="00867827"/>
    <w:rsid w:val="0087031F"/>
    <w:rsid w:val="00870D62"/>
    <w:rsid w:val="008714A1"/>
    <w:rsid w:val="00872E75"/>
    <w:rsid w:val="00874161"/>
    <w:rsid w:val="00876F38"/>
    <w:rsid w:val="00877634"/>
    <w:rsid w:val="00877BE6"/>
    <w:rsid w:val="00880924"/>
    <w:rsid w:val="0088158F"/>
    <w:rsid w:val="00881DFE"/>
    <w:rsid w:val="00881ECA"/>
    <w:rsid w:val="00882DA4"/>
    <w:rsid w:val="008866C8"/>
    <w:rsid w:val="0088689D"/>
    <w:rsid w:val="0088699D"/>
    <w:rsid w:val="008875EE"/>
    <w:rsid w:val="00887FDA"/>
    <w:rsid w:val="00891BAB"/>
    <w:rsid w:val="00892252"/>
    <w:rsid w:val="00892627"/>
    <w:rsid w:val="0089339F"/>
    <w:rsid w:val="008962F6"/>
    <w:rsid w:val="00897D50"/>
    <w:rsid w:val="008A193B"/>
    <w:rsid w:val="008A6205"/>
    <w:rsid w:val="008A62F7"/>
    <w:rsid w:val="008A6C0E"/>
    <w:rsid w:val="008A78CD"/>
    <w:rsid w:val="008B085C"/>
    <w:rsid w:val="008B0B58"/>
    <w:rsid w:val="008B1DFB"/>
    <w:rsid w:val="008B29A3"/>
    <w:rsid w:val="008B2B8E"/>
    <w:rsid w:val="008B5250"/>
    <w:rsid w:val="008B5B43"/>
    <w:rsid w:val="008B6006"/>
    <w:rsid w:val="008B7408"/>
    <w:rsid w:val="008C1252"/>
    <w:rsid w:val="008C6576"/>
    <w:rsid w:val="008C7648"/>
    <w:rsid w:val="008C7ECB"/>
    <w:rsid w:val="008D196F"/>
    <w:rsid w:val="008D1BD4"/>
    <w:rsid w:val="008D233D"/>
    <w:rsid w:val="008D38AF"/>
    <w:rsid w:val="008D482A"/>
    <w:rsid w:val="008D7A4D"/>
    <w:rsid w:val="008E047D"/>
    <w:rsid w:val="008E0EAA"/>
    <w:rsid w:val="008E16AF"/>
    <w:rsid w:val="008E1AF6"/>
    <w:rsid w:val="008E2402"/>
    <w:rsid w:val="008E2E5E"/>
    <w:rsid w:val="008E5196"/>
    <w:rsid w:val="008E5C9C"/>
    <w:rsid w:val="008E66C2"/>
    <w:rsid w:val="008F0178"/>
    <w:rsid w:val="008F193A"/>
    <w:rsid w:val="008F27EA"/>
    <w:rsid w:val="008F3F94"/>
    <w:rsid w:val="008F4B48"/>
    <w:rsid w:val="008F6CEF"/>
    <w:rsid w:val="008F7A35"/>
    <w:rsid w:val="00900E2F"/>
    <w:rsid w:val="00901C6F"/>
    <w:rsid w:val="0090278A"/>
    <w:rsid w:val="00902931"/>
    <w:rsid w:val="009050C7"/>
    <w:rsid w:val="009052DA"/>
    <w:rsid w:val="0090614A"/>
    <w:rsid w:val="00907508"/>
    <w:rsid w:val="00907DA8"/>
    <w:rsid w:val="00910D9D"/>
    <w:rsid w:val="009119B9"/>
    <w:rsid w:val="009134B8"/>
    <w:rsid w:val="00913B1D"/>
    <w:rsid w:val="00913B62"/>
    <w:rsid w:val="00914A06"/>
    <w:rsid w:val="00917AFE"/>
    <w:rsid w:val="009219EC"/>
    <w:rsid w:val="00921C36"/>
    <w:rsid w:val="00922FE9"/>
    <w:rsid w:val="00923A84"/>
    <w:rsid w:val="00924353"/>
    <w:rsid w:val="00924364"/>
    <w:rsid w:val="00924850"/>
    <w:rsid w:val="0092498F"/>
    <w:rsid w:val="00924F8D"/>
    <w:rsid w:val="00927153"/>
    <w:rsid w:val="00927453"/>
    <w:rsid w:val="00930D9B"/>
    <w:rsid w:val="00931E09"/>
    <w:rsid w:val="00932024"/>
    <w:rsid w:val="009329BD"/>
    <w:rsid w:val="009334EE"/>
    <w:rsid w:val="0093359A"/>
    <w:rsid w:val="0093383D"/>
    <w:rsid w:val="0093593E"/>
    <w:rsid w:val="00935D34"/>
    <w:rsid w:val="009361FC"/>
    <w:rsid w:val="00936B99"/>
    <w:rsid w:val="00937E18"/>
    <w:rsid w:val="00942F9A"/>
    <w:rsid w:val="00942FE8"/>
    <w:rsid w:val="00943974"/>
    <w:rsid w:val="00944353"/>
    <w:rsid w:val="00944F66"/>
    <w:rsid w:val="00944F8B"/>
    <w:rsid w:val="009500F5"/>
    <w:rsid w:val="00951C3B"/>
    <w:rsid w:val="00952233"/>
    <w:rsid w:val="00952CB0"/>
    <w:rsid w:val="00953C47"/>
    <w:rsid w:val="00953D93"/>
    <w:rsid w:val="00954BAB"/>
    <w:rsid w:val="00954CD5"/>
    <w:rsid w:val="009552DA"/>
    <w:rsid w:val="009565FF"/>
    <w:rsid w:val="0096104C"/>
    <w:rsid w:val="00961075"/>
    <w:rsid w:val="00961A2F"/>
    <w:rsid w:val="00961AB6"/>
    <w:rsid w:val="009642F7"/>
    <w:rsid w:val="00964972"/>
    <w:rsid w:val="00964D15"/>
    <w:rsid w:val="00970FF9"/>
    <w:rsid w:val="00971E8F"/>
    <w:rsid w:val="00971E93"/>
    <w:rsid w:val="00971E99"/>
    <w:rsid w:val="00974091"/>
    <w:rsid w:val="0097417B"/>
    <w:rsid w:val="009744A5"/>
    <w:rsid w:val="00974A88"/>
    <w:rsid w:val="00974A93"/>
    <w:rsid w:val="0097503A"/>
    <w:rsid w:val="00975B6F"/>
    <w:rsid w:val="00975EF9"/>
    <w:rsid w:val="00976432"/>
    <w:rsid w:val="0097643E"/>
    <w:rsid w:val="00976E04"/>
    <w:rsid w:val="009774DD"/>
    <w:rsid w:val="0098000F"/>
    <w:rsid w:val="00980398"/>
    <w:rsid w:val="009827AE"/>
    <w:rsid w:val="00983518"/>
    <w:rsid w:val="00986713"/>
    <w:rsid w:val="00986FE4"/>
    <w:rsid w:val="0098718A"/>
    <w:rsid w:val="00992A23"/>
    <w:rsid w:val="009939FE"/>
    <w:rsid w:val="009979E1"/>
    <w:rsid w:val="009A31C8"/>
    <w:rsid w:val="009A33BF"/>
    <w:rsid w:val="009A666D"/>
    <w:rsid w:val="009B1EC4"/>
    <w:rsid w:val="009B2357"/>
    <w:rsid w:val="009B3EF5"/>
    <w:rsid w:val="009B51BB"/>
    <w:rsid w:val="009B5770"/>
    <w:rsid w:val="009B5F9F"/>
    <w:rsid w:val="009B6177"/>
    <w:rsid w:val="009B6667"/>
    <w:rsid w:val="009B708F"/>
    <w:rsid w:val="009B745C"/>
    <w:rsid w:val="009C0771"/>
    <w:rsid w:val="009C14A1"/>
    <w:rsid w:val="009C1E10"/>
    <w:rsid w:val="009C4AF8"/>
    <w:rsid w:val="009C4CF2"/>
    <w:rsid w:val="009C576C"/>
    <w:rsid w:val="009C747C"/>
    <w:rsid w:val="009D04DE"/>
    <w:rsid w:val="009D0E2F"/>
    <w:rsid w:val="009D15CB"/>
    <w:rsid w:val="009D2312"/>
    <w:rsid w:val="009D5A00"/>
    <w:rsid w:val="009D65A7"/>
    <w:rsid w:val="009D6FBF"/>
    <w:rsid w:val="009D74CB"/>
    <w:rsid w:val="009D7875"/>
    <w:rsid w:val="009D7CE9"/>
    <w:rsid w:val="009E0D98"/>
    <w:rsid w:val="009E2163"/>
    <w:rsid w:val="009E22D2"/>
    <w:rsid w:val="009E310B"/>
    <w:rsid w:val="009E3391"/>
    <w:rsid w:val="009E3F14"/>
    <w:rsid w:val="009E40B5"/>
    <w:rsid w:val="009E40D2"/>
    <w:rsid w:val="009E4501"/>
    <w:rsid w:val="009E4C57"/>
    <w:rsid w:val="009E4FEB"/>
    <w:rsid w:val="009E5482"/>
    <w:rsid w:val="009E5841"/>
    <w:rsid w:val="009F04BA"/>
    <w:rsid w:val="009F0576"/>
    <w:rsid w:val="009F06F6"/>
    <w:rsid w:val="009F0C18"/>
    <w:rsid w:val="009F1296"/>
    <w:rsid w:val="009F157E"/>
    <w:rsid w:val="009F1E25"/>
    <w:rsid w:val="009F238C"/>
    <w:rsid w:val="009F29EE"/>
    <w:rsid w:val="009F2A14"/>
    <w:rsid w:val="009F3B30"/>
    <w:rsid w:val="009F48A1"/>
    <w:rsid w:val="009F4DC1"/>
    <w:rsid w:val="009F56D6"/>
    <w:rsid w:val="009F6EC8"/>
    <w:rsid w:val="009F766B"/>
    <w:rsid w:val="009F7E0B"/>
    <w:rsid w:val="00A004C0"/>
    <w:rsid w:val="00A00BBF"/>
    <w:rsid w:val="00A00D18"/>
    <w:rsid w:val="00A01F31"/>
    <w:rsid w:val="00A0259D"/>
    <w:rsid w:val="00A0297F"/>
    <w:rsid w:val="00A04640"/>
    <w:rsid w:val="00A047B3"/>
    <w:rsid w:val="00A05F18"/>
    <w:rsid w:val="00A071E8"/>
    <w:rsid w:val="00A07CA0"/>
    <w:rsid w:val="00A106FE"/>
    <w:rsid w:val="00A10D09"/>
    <w:rsid w:val="00A112D6"/>
    <w:rsid w:val="00A119F3"/>
    <w:rsid w:val="00A11E74"/>
    <w:rsid w:val="00A12B30"/>
    <w:rsid w:val="00A141FA"/>
    <w:rsid w:val="00A146CB"/>
    <w:rsid w:val="00A17DB3"/>
    <w:rsid w:val="00A20773"/>
    <w:rsid w:val="00A221EE"/>
    <w:rsid w:val="00A22C57"/>
    <w:rsid w:val="00A231AC"/>
    <w:rsid w:val="00A232FE"/>
    <w:rsid w:val="00A234EE"/>
    <w:rsid w:val="00A23CC1"/>
    <w:rsid w:val="00A251E3"/>
    <w:rsid w:val="00A264AC"/>
    <w:rsid w:val="00A2658F"/>
    <w:rsid w:val="00A26B37"/>
    <w:rsid w:val="00A270E7"/>
    <w:rsid w:val="00A272DF"/>
    <w:rsid w:val="00A277BD"/>
    <w:rsid w:val="00A27BAC"/>
    <w:rsid w:val="00A334CB"/>
    <w:rsid w:val="00A335D4"/>
    <w:rsid w:val="00A3544D"/>
    <w:rsid w:val="00A37085"/>
    <w:rsid w:val="00A3786A"/>
    <w:rsid w:val="00A37BB8"/>
    <w:rsid w:val="00A37C03"/>
    <w:rsid w:val="00A4103D"/>
    <w:rsid w:val="00A4193E"/>
    <w:rsid w:val="00A42339"/>
    <w:rsid w:val="00A4350B"/>
    <w:rsid w:val="00A44594"/>
    <w:rsid w:val="00A44DB3"/>
    <w:rsid w:val="00A44F2D"/>
    <w:rsid w:val="00A501D3"/>
    <w:rsid w:val="00A50273"/>
    <w:rsid w:val="00A50E0A"/>
    <w:rsid w:val="00A53BE6"/>
    <w:rsid w:val="00A53DB3"/>
    <w:rsid w:val="00A5533D"/>
    <w:rsid w:val="00A5618D"/>
    <w:rsid w:val="00A565AA"/>
    <w:rsid w:val="00A57759"/>
    <w:rsid w:val="00A57EA5"/>
    <w:rsid w:val="00A61C2E"/>
    <w:rsid w:val="00A6637B"/>
    <w:rsid w:val="00A67E89"/>
    <w:rsid w:val="00A7171D"/>
    <w:rsid w:val="00A721D0"/>
    <w:rsid w:val="00A72496"/>
    <w:rsid w:val="00A72779"/>
    <w:rsid w:val="00A72A59"/>
    <w:rsid w:val="00A73EE9"/>
    <w:rsid w:val="00A76886"/>
    <w:rsid w:val="00A76FF5"/>
    <w:rsid w:val="00A77A14"/>
    <w:rsid w:val="00A77C51"/>
    <w:rsid w:val="00A84879"/>
    <w:rsid w:val="00A85BDF"/>
    <w:rsid w:val="00A85CE2"/>
    <w:rsid w:val="00A92290"/>
    <w:rsid w:val="00A94960"/>
    <w:rsid w:val="00A957AC"/>
    <w:rsid w:val="00A95850"/>
    <w:rsid w:val="00A95E85"/>
    <w:rsid w:val="00A97BB0"/>
    <w:rsid w:val="00A97FEA"/>
    <w:rsid w:val="00AA0659"/>
    <w:rsid w:val="00AA1262"/>
    <w:rsid w:val="00AA1E18"/>
    <w:rsid w:val="00AA2084"/>
    <w:rsid w:val="00AA2DDA"/>
    <w:rsid w:val="00AA2FC7"/>
    <w:rsid w:val="00AA3A2B"/>
    <w:rsid w:val="00AA4E92"/>
    <w:rsid w:val="00AA50D0"/>
    <w:rsid w:val="00AA5452"/>
    <w:rsid w:val="00AA5A5E"/>
    <w:rsid w:val="00AA5D0F"/>
    <w:rsid w:val="00AA65F7"/>
    <w:rsid w:val="00AA6BCA"/>
    <w:rsid w:val="00AA6E02"/>
    <w:rsid w:val="00AA7E73"/>
    <w:rsid w:val="00AA7EB6"/>
    <w:rsid w:val="00AB07FC"/>
    <w:rsid w:val="00AB0A84"/>
    <w:rsid w:val="00AB165E"/>
    <w:rsid w:val="00AB312A"/>
    <w:rsid w:val="00AB3555"/>
    <w:rsid w:val="00AB3B3A"/>
    <w:rsid w:val="00AB3E10"/>
    <w:rsid w:val="00AB679C"/>
    <w:rsid w:val="00AB7BA2"/>
    <w:rsid w:val="00AB7D83"/>
    <w:rsid w:val="00AC000E"/>
    <w:rsid w:val="00AC0044"/>
    <w:rsid w:val="00AC14CC"/>
    <w:rsid w:val="00AC22B8"/>
    <w:rsid w:val="00AC27BB"/>
    <w:rsid w:val="00AC3615"/>
    <w:rsid w:val="00AC41B1"/>
    <w:rsid w:val="00AC4C67"/>
    <w:rsid w:val="00AC5F41"/>
    <w:rsid w:val="00AC6156"/>
    <w:rsid w:val="00AC6661"/>
    <w:rsid w:val="00AC7A58"/>
    <w:rsid w:val="00AC7CE4"/>
    <w:rsid w:val="00AD0FD1"/>
    <w:rsid w:val="00AD10B2"/>
    <w:rsid w:val="00AD1137"/>
    <w:rsid w:val="00AD16A7"/>
    <w:rsid w:val="00AD22F0"/>
    <w:rsid w:val="00AD3A55"/>
    <w:rsid w:val="00AD4115"/>
    <w:rsid w:val="00AD6B47"/>
    <w:rsid w:val="00AE0383"/>
    <w:rsid w:val="00AE0B45"/>
    <w:rsid w:val="00AE1158"/>
    <w:rsid w:val="00AE1BB5"/>
    <w:rsid w:val="00AE2C67"/>
    <w:rsid w:val="00AE2DDB"/>
    <w:rsid w:val="00AE3CA7"/>
    <w:rsid w:val="00AE4ABD"/>
    <w:rsid w:val="00AE6027"/>
    <w:rsid w:val="00AE644A"/>
    <w:rsid w:val="00AE7762"/>
    <w:rsid w:val="00AE7FD4"/>
    <w:rsid w:val="00AF0ACE"/>
    <w:rsid w:val="00AF1B0D"/>
    <w:rsid w:val="00AF3173"/>
    <w:rsid w:val="00AF5895"/>
    <w:rsid w:val="00AF67BE"/>
    <w:rsid w:val="00B016ED"/>
    <w:rsid w:val="00B01A79"/>
    <w:rsid w:val="00B01DAC"/>
    <w:rsid w:val="00B02850"/>
    <w:rsid w:val="00B02BF4"/>
    <w:rsid w:val="00B040B1"/>
    <w:rsid w:val="00B050C0"/>
    <w:rsid w:val="00B052D8"/>
    <w:rsid w:val="00B0532B"/>
    <w:rsid w:val="00B07F47"/>
    <w:rsid w:val="00B108D6"/>
    <w:rsid w:val="00B124E4"/>
    <w:rsid w:val="00B13139"/>
    <w:rsid w:val="00B132CF"/>
    <w:rsid w:val="00B17049"/>
    <w:rsid w:val="00B17E74"/>
    <w:rsid w:val="00B209AA"/>
    <w:rsid w:val="00B2288C"/>
    <w:rsid w:val="00B22C4D"/>
    <w:rsid w:val="00B23176"/>
    <w:rsid w:val="00B23553"/>
    <w:rsid w:val="00B24986"/>
    <w:rsid w:val="00B24C1C"/>
    <w:rsid w:val="00B25CED"/>
    <w:rsid w:val="00B27990"/>
    <w:rsid w:val="00B31924"/>
    <w:rsid w:val="00B33B1F"/>
    <w:rsid w:val="00B33B3C"/>
    <w:rsid w:val="00B344DE"/>
    <w:rsid w:val="00B34549"/>
    <w:rsid w:val="00B34932"/>
    <w:rsid w:val="00B34DAE"/>
    <w:rsid w:val="00B36A18"/>
    <w:rsid w:val="00B36B9F"/>
    <w:rsid w:val="00B36CCD"/>
    <w:rsid w:val="00B36F00"/>
    <w:rsid w:val="00B40913"/>
    <w:rsid w:val="00B40A0A"/>
    <w:rsid w:val="00B415A2"/>
    <w:rsid w:val="00B464A6"/>
    <w:rsid w:val="00B50CED"/>
    <w:rsid w:val="00B53578"/>
    <w:rsid w:val="00B535D1"/>
    <w:rsid w:val="00B544A2"/>
    <w:rsid w:val="00B56769"/>
    <w:rsid w:val="00B56BFC"/>
    <w:rsid w:val="00B57681"/>
    <w:rsid w:val="00B60212"/>
    <w:rsid w:val="00B6073E"/>
    <w:rsid w:val="00B61234"/>
    <w:rsid w:val="00B6185E"/>
    <w:rsid w:val="00B62779"/>
    <w:rsid w:val="00B627D4"/>
    <w:rsid w:val="00B65320"/>
    <w:rsid w:val="00B6636C"/>
    <w:rsid w:val="00B66440"/>
    <w:rsid w:val="00B6695D"/>
    <w:rsid w:val="00B72156"/>
    <w:rsid w:val="00B726CE"/>
    <w:rsid w:val="00B74A1E"/>
    <w:rsid w:val="00B75228"/>
    <w:rsid w:val="00B75B27"/>
    <w:rsid w:val="00B76411"/>
    <w:rsid w:val="00B76AB0"/>
    <w:rsid w:val="00B77127"/>
    <w:rsid w:val="00B77E43"/>
    <w:rsid w:val="00B80BD6"/>
    <w:rsid w:val="00B82357"/>
    <w:rsid w:val="00B840F4"/>
    <w:rsid w:val="00B8425F"/>
    <w:rsid w:val="00B85BA2"/>
    <w:rsid w:val="00B86B4B"/>
    <w:rsid w:val="00B86B98"/>
    <w:rsid w:val="00B87027"/>
    <w:rsid w:val="00B90005"/>
    <w:rsid w:val="00B910D1"/>
    <w:rsid w:val="00B910FE"/>
    <w:rsid w:val="00B91CA0"/>
    <w:rsid w:val="00B92708"/>
    <w:rsid w:val="00B931DF"/>
    <w:rsid w:val="00B954DD"/>
    <w:rsid w:val="00B95568"/>
    <w:rsid w:val="00B95B7B"/>
    <w:rsid w:val="00B96268"/>
    <w:rsid w:val="00B9655D"/>
    <w:rsid w:val="00B96813"/>
    <w:rsid w:val="00B9719A"/>
    <w:rsid w:val="00B971E2"/>
    <w:rsid w:val="00B97498"/>
    <w:rsid w:val="00B97AD1"/>
    <w:rsid w:val="00BA0E06"/>
    <w:rsid w:val="00BA159D"/>
    <w:rsid w:val="00BA25BB"/>
    <w:rsid w:val="00BA2FEA"/>
    <w:rsid w:val="00BA381E"/>
    <w:rsid w:val="00BA3887"/>
    <w:rsid w:val="00BA5681"/>
    <w:rsid w:val="00BA5938"/>
    <w:rsid w:val="00BA5A6F"/>
    <w:rsid w:val="00BA7F14"/>
    <w:rsid w:val="00BB13E6"/>
    <w:rsid w:val="00BB2115"/>
    <w:rsid w:val="00BB34A6"/>
    <w:rsid w:val="00BB3677"/>
    <w:rsid w:val="00BB3EBC"/>
    <w:rsid w:val="00BB3ED1"/>
    <w:rsid w:val="00BB462D"/>
    <w:rsid w:val="00BB6928"/>
    <w:rsid w:val="00BB6F45"/>
    <w:rsid w:val="00BB76E3"/>
    <w:rsid w:val="00BB7F39"/>
    <w:rsid w:val="00BC14F1"/>
    <w:rsid w:val="00BC352B"/>
    <w:rsid w:val="00BC51FA"/>
    <w:rsid w:val="00BD2E25"/>
    <w:rsid w:val="00BD331A"/>
    <w:rsid w:val="00BD403A"/>
    <w:rsid w:val="00BD4A51"/>
    <w:rsid w:val="00BD4E4C"/>
    <w:rsid w:val="00BD578A"/>
    <w:rsid w:val="00BD749D"/>
    <w:rsid w:val="00BE0582"/>
    <w:rsid w:val="00BE163B"/>
    <w:rsid w:val="00BE1E04"/>
    <w:rsid w:val="00BE3301"/>
    <w:rsid w:val="00BE4BDC"/>
    <w:rsid w:val="00BE504B"/>
    <w:rsid w:val="00BE510C"/>
    <w:rsid w:val="00BE5559"/>
    <w:rsid w:val="00BE5B57"/>
    <w:rsid w:val="00BE5D6E"/>
    <w:rsid w:val="00BE6CB8"/>
    <w:rsid w:val="00BE7739"/>
    <w:rsid w:val="00BF0140"/>
    <w:rsid w:val="00BF2040"/>
    <w:rsid w:val="00BF2E9A"/>
    <w:rsid w:val="00BF4151"/>
    <w:rsid w:val="00BF4A2A"/>
    <w:rsid w:val="00BF6711"/>
    <w:rsid w:val="00C009DD"/>
    <w:rsid w:val="00C046EE"/>
    <w:rsid w:val="00C0628B"/>
    <w:rsid w:val="00C06960"/>
    <w:rsid w:val="00C06BD2"/>
    <w:rsid w:val="00C1033A"/>
    <w:rsid w:val="00C10F7B"/>
    <w:rsid w:val="00C10FC4"/>
    <w:rsid w:val="00C110BD"/>
    <w:rsid w:val="00C1122B"/>
    <w:rsid w:val="00C1127B"/>
    <w:rsid w:val="00C137FF"/>
    <w:rsid w:val="00C1545A"/>
    <w:rsid w:val="00C1616B"/>
    <w:rsid w:val="00C16E07"/>
    <w:rsid w:val="00C21271"/>
    <w:rsid w:val="00C213F5"/>
    <w:rsid w:val="00C216A4"/>
    <w:rsid w:val="00C2284B"/>
    <w:rsid w:val="00C23C06"/>
    <w:rsid w:val="00C24789"/>
    <w:rsid w:val="00C24F72"/>
    <w:rsid w:val="00C2514E"/>
    <w:rsid w:val="00C2527A"/>
    <w:rsid w:val="00C26743"/>
    <w:rsid w:val="00C26CD5"/>
    <w:rsid w:val="00C27E1E"/>
    <w:rsid w:val="00C31796"/>
    <w:rsid w:val="00C330E0"/>
    <w:rsid w:val="00C33B72"/>
    <w:rsid w:val="00C348F5"/>
    <w:rsid w:val="00C366F3"/>
    <w:rsid w:val="00C4034D"/>
    <w:rsid w:val="00C40FD6"/>
    <w:rsid w:val="00C43935"/>
    <w:rsid w:val="00C44432"/>
    <w:rsid w:val="00C47340"/>
    <w:rsid w:val="00C47DDF"/>
    <w:rsid w:val="00C50EC0"/>
    <w:rsid w:val="00C51433"/>
    <w:rsid w:val="00C5167C"/>
    <w:rsid w:val="00C52775"/>
    <w:rsid w:val="00C5279C"/>
    <w:rsid w:val="00C557FD"/>
    <w:rsid w:val="00C55DA2"/>
    <w:rsid w:val="00C55F6B"/>
    <w:rsid w:val="00C5773D"/>
    <w:rsid w:val="00C57EA2"/>
    <w:rsid w:val="00C60F95"/>
    <w:rsid w:val="00C613E5"/>
    <w:rsid w:val="00C61458"/>
    <w:rsid w:val="00C62715"/>
    <w:rsid w:val="00C63F0D"/>
    <w:rsid w:val="00C65A6F"/>
    <w:rsid w:val="00C668D0"/>
    <w:rsid w:val="00C678F3"/>
    <w:rsid w:val="00C67A26"/>
    <w:rsid w:val="00C67B09"/>
    <w:rsid w:val="00C721A7"/>
    <w:rsid w:val="00C73449"/>
    <w:rsid w:val="00C743A1"/>
    <w:rsid w:val="00C761B2"/>
    <w:rsid w:val="00C80C8B"/>
    <w:rsid w:val="00C811FC"/>
    <w:rsid w:val="00C83931"/>
    <w:rsid w:val="00C907BD"/>
    <w:rsid w:val="00C918CB"/>
    <w:rsid w:val="00C92897"/>
    <w:rsid w:val="00C928AA"/>
    <w:rsid w:val="00C93AA7"/>
    <w:rsid w:val="00C93EA6"/>
    <w:rsid w:val="00C94653"/>
    <w:rsid w:val="00C94D04"/>
    <w:rsid w:val="00C95B49"/>
    <w:rsid w:val="00C95BFD"/>
    <w:rsid w:val="00C9701B"/>
    <w:rsid w:val="00CA4537"/>
    <w:rsid w:val="00CA63AA"/>
    <w:rsid w:val="00CA6F45"/>
    <w:rsid w:val="00CA726B"/>
    <w:rsid w:val="00CB0951"/>
    <w:rsid w:val="00CB0C78"/>
    <w:rsid w:val="00CB1DD7"/>
    <w:rsid w:val="00CB471F"/>
    <w:rsid w:val="00CB4BF3"/>
    <w:rsid w:val="00CB4D88"/>
    <w:rsid w:val="00CB6A76"/>
    <w:rsid w:val="00CB764A"/>
    <w:rsid w:val="00CC0299"/>
    <w:rsid w:val="00CC0368"/>
    <w:rsid w:val="00CC0450"/>
    <w:rsid w:val="00CC0A62"/>
    <w:rsid w:val="00CC0B21"/>
    <w:rsid w:val="00CC1757"/>
    <w:rsid w:val="00CC3955"/>
    <w:rsid w:val="00CC3DEA"/>
    <w:rsid w:val="00CC5083"/>
    <w:rsid w:val="00CC71EC"/>
    <w:rsid w:val="00CC7F23"/>
    <w:rsid w:val="00CD14AC"/>
    <w:rsid w:val="00CD2297"/>
    <w:rsid w:val="00CD24C9"/>
    <w:rsid w:val="00CD2B5A"/>
    <w:rsid w:val="00CD519B"/>
    <w:rsid w:val="00CD5853"/>
    <w:rsid w:val="00CD6E19"/>
    <w:rsid w:val="00CD7C97"/>
    <w:rsid w:val="00CD7CEC"/>
    <w:rsid w:val="00CD7E22"/>
    <w:rsid w:val="00CE083C"/>
    <w:rsid w:val="00CE15A9"/>
    <w:rsid w:val="00CE5131"/>
    <w:rsid w:val="00CE752A"/>
    <w:rsid w:val="00CE7EB2"/>
    <w:rsid w:val="00CF133E"/>
    <w:rsid w:val="00CF1EDF"/>
    <w:rsid w:val="00CF3484"/>
    <w:rsid w:val="00CF3560"/>
    <w:rsid w:val="00CF5EA1"/>
    <w:rsid w:val="00CF74C3"/>
    <w:rsid w:val="00CF7CC1"/>
    <w:rsid w:val="00D02DBF"/>
    <w:rsid w:val="00D03C61"/>
    <w:rsid w:val="00D05E51"/>
    <w:rsid w:val="00D13464"/>
    <w:rsid w:val="00D13672"/>
    <w:rsid w:val="00D13A62"/>
    <w:rsid w:val="00D20DAF"/>
    <w:rsid w:val="00D24520"/>
    <w:rsid w:val="00D259C6"/>
    <w:rsid w:val="00D27B68"/>
    <w:rsid w:val="00D3064B"/>
    <w:rsid w:val="00D3139D"/>
    <w:rsid w:val="00D33D74"/>
    <w:rsid w:val="00D362AB"/>
    <w:rsid w:val="00D36ACD"/>
    <w:rsid w:val="00D3750A"/>
    <w:rsid w:val="00D40FB7"/>
    <w:rsid w:val="00D42D43"/>
    <w:rsid w:val="00D44C08"/>
    <w:rsid w:val="00D505A6"/>
    <w:rsid w:val="00D52206"/>
    <w:rsid w:val="00D522CE"/>
    <w:rsid w:val="00D525B5"/>
    <w:rsid w:val="00D528EE"/>
    <w:rsid w:val="00D53919"/>
    <w:rsid w:val="00D54BB0"/>
    <w:rsid w:val="00D55ACD"/>
    <w:rsid w:val="00D56311"/>
    <w:rsid w:val="00D56666"/>
    <w:rsid w:val="00D57419"/>
    <w:rsid w:val="00D57D1F"/>
    <w:rsid w:val="00D6016A"/>
    <w:rsid w:val="00D612C6"/>
    <w:rsid w:val="00D61ABF"/>
    <w:rsid w:val="00D61BAA"/>
    <w:rsid w:val="00D62696"/>
    <w:rsid w:val="00D655E5"/>
    <w:rsid w:val="00D6711E"/>
    <w:rsid w:val="00D70E18"/>
    <w:rsid w:val="00D71150"/>
    <w:rsid w:val="00D723AB"/>
    <w:rsid w:val="00D723B1"/>
    <w:rsid w:val="00D72AD8"/>
    <w:rsid w:val="00D73442"/>
    <w:rsid w:val="00D7376C"/>
    <w:rsid w:val="00D7480D"/>
    <w:rsid w:val="00D75BAB"/>
    <w:rsid w:val="00D77A03"/>
    <w:rsid w:val="00D8128A"/>
    <w:rsid w:val="00D820E2"/>
    <w:rsid w:val="00D8392F"/>
    <w:rsid w:val="00D85D31"/>
    <w:rsid w:val="00D879A3"/>
    <w:rsid w:val="00D90B88"/>
    <w:rsid w:val="00D90E47"/>
    <w:rsid w:val="00D921BA"/>
    <w:rsid w:val="00D93442"/>
    <w:rsid w:val="00D93A3E"/>
    <w:rsid w:val="00D93C03"/>
    <w:rsid w:val="00D9403A"/>
    <w:rsid w:val="00D94FEA"/>
    <w:rsid w:val="00D9503C"/>
    <w:rsid w:val="00D950CC"/>
    <w:rsid w:val="00D961B8"/>
    <w:rsid w:val="00D96745"/>
    <w:rsid w:val="00DA0BE9"/>
    <w:rsid w:val="00DA30F0"/>
    <w:rsid w:val="00DA3D2B"/>
    <w:rsid w:val="00DA4302"/>
    <w:rsid w:val="00DA493C"/>
    <w:rsid w:val="00DA64E5"/>
    <w:rsid w:val="00DA68CD"/>
    <w:rsid w:val="00DA6A3A"/>
    <w:rsid w:val="00DA6F1E"/>
    <w:rsid w:val="00DA75A8"/>
    <w:rsid w:val="00DA7B6C"/>
    <w:rsid w:val="00DB10A6"/>
    <w:rsid w:val="00DB269D"/>
    <w:rsid w:val="00DB402A"/>
    <w:rsid w:val="00DB544F"/>
    <w:rsid w:val="00DB5DE4"/>
    <w:rsid w:val="00DB6733"/>
    <w:rsid w:val="00DB6763"/>
    <w:rsid w:val="00DB7222"/>
    <w:rsid w:val="00DC08EC"/>
    <w:rsid w:val="00DC0DCB"/>
    <w:rsid w:val="00DC1D7B"/>
    <w:rsid w:val="00DC3387"/>
    <w:rsid w:val="00DC3D5C"/>
    <w:rsid w:val="00DC4480"/>
    <w:rsid w:val="00DC4767"/>
    <w:rsid w:val="00DC6A3C"/>
    <w:rsid w:val="00DC7399"/>
    <w:rsid w:val="00DC743F"/>
    <w:rsid w:val="00DD190B"/>
    <w:rsid w:val="00DD1AE5"/>
    <w:rsid w:val="00DD3581"/>
    <w:rsid w:val="00DD406A"/>
    <w:rsid w:val="00DD6027"/>
    <w:rsid w:val="00DE134A"/>
    <w:rsid w:val="00DE1E15"/>
    <w:rsid w:val="00DE585D"/>
    <w:rsid w:val="00DE5D67"/>
    <w:rsid w:val="00DE7C54"/>
    <w:rsid w:val="00DF02A7"/>
    <w:rsid w:val="00DF21AE"/>
    <w:rsid w:val="00DF39CF"/>
    <w:rsid w:val="00DF3B65"/>
    <w:rsid w:val="00DF48F9"/>
    <w:rsid w:val="00DF4D2C"/>
    <w:rsid w:val="00DF4EEA"/>
    <w:rsid w:val="00DF6FF5"/>
    <w:rsid w:val="00DF7A34"/>
    <w:rsid w:val="00DF7A97"/>
    <w:rsid w:val="00E0087C"/>
    <w:rsid w:val="00E01736"/>
    <w:rsid w:val="00E0252A"/>
    <w:rsid w:val="00E028BF"/>
    <w:rsid w:val="00E0487C"/>
    <w:rsid w:val="00E04DD9"/>
    <w:rsid w:val="00E06805"/>
    <w:rsid w:val="00E0692B"/>
    <w:rsid w:val="00E103A5"/>
    <w:rsid w:val="00E13B1B"/>
    <w:rsid w:val="00E15FEC"/>
    <w:rsid w:val="00E169B9"/>
    <w:rsid w:val="00E16C0A"/>
    <w:rsid w:val="00E16ED9"/>
    <w:rsid w:val="00E203D6"/>
    <w:rsid w:val="00E21973"/>
    <w:rsid w:val="00E230E6"/>
    <w:rsid w:val="00E23A24"/>
    <w:rsid w:val="00E2547C"/>
    <w:rsid w:val="00E25F65"/>
    <w:rsid w:val="00E2708D"/>
    <w:rsid w:val="00E32AE8"/>
    <w:rsid w:val="00E336BE"/>
    <w:rsid w:val="00E33EDE"/>
    <w:rsid w:val="00E343A5"/>
    <w:rsid w:val="00E346CF"/>
    <w:rsid w:val="00E34A6A"/>
    <w:rsid w:val="00E361EA"/>
    <w:rsid w:val="00E368CC"/>
    <w:rsid w:val="00E4111A"/>
    <w:rsid w:val="00E42489"/>
    <w:rsid w:val="00E42E61"/>
    <w:rsid w:val="00E44FCF"/>
    <w:rsid w:val="00E45209"/>
    <w:rsid w:val="00E45CF1"/>
    <w:rsid w:val="00E469C2"/>
    <w:rsid w:val="00E46E80"/>
    <w:rsid w:val="00E4708B"/>
    <w:rsid w:val="00E47972"/>
    <w:rsid w:val="00E50187"/>
    <w:rsid w:val="00E50A16"/>
    <w:rsid w:val="00E51A0D"/>
    <w:rsid w:val="00E51C9C"/>
    <w:rsid w:val="00E55F4B"/>
    <w:rsid w:val="00E639A5"/>
    <w:rsid w:val="00E63B3E"/>
    <w:rsid w:val="00E65E73"/>
    <w:rsid w:val="00E66115"/>
    <w:rsid w:val="00E66412"/>
    <w:rsid w:val="00E6655C"/>
    <w:rsid w:val="00E67089"/>
    <w:rsid w:val="00E72384"/>
    <w:rsid w:val="00E728E9"/>
    <w:rsid w:val="00E742CB"/>
    <w:rsid w:val="00E75F02"/>
    <w:rsid w:val="00E75FE0"/>
    <w:rsid w:val="00E76D89"/>
    <w:rsid w:val="00E773AC"/>
    <w:rsid w:val="00E77F63"/>
    <w:rsid w:val="00E8045A"/>
    <w:rsid w:val="00E80D46"/>
    <w:rsid w:val="00E8117D"/>
    <w:rsid w:val="00E829B4"/>
    <w:rsid w:val="00E834CD"/>
    <w:rsid w:val="00E8456E"/>
    <w:rsid w:val="00E85CEF"/>
    <w:rsid w:val="00E90B2C"/>
    <w:rsid w:val="00E910FF"/>
    <w:rsid w:val="00E91388"/>
    <w:rsid w:val="00E94B72"/>
    <w:rsid w:val="00E96064"/>
    <w:rsid w:val="00EA2440"/>
    <w:rsid w:val="00EA3AF5"/>
    <w:rsid w:val="00EA49EB"/>
    <w:rsid w:val="00EA7648"/>
    <w:rsid w:val="00EB09F5"/>
    <w:rsid w:val="00EB0D8F"/>
    <w:rsid w:val="00EB17C0"/>
    <w:rsid w:val="00EB1F3B"/>
    <w:rsid w:val="00EB2CF2"/>
    <w:rsid w:val="00EB3A23"/>
    <w:rsid w:val="00EB5BCF"/>
    <w:rsid w:val="00EB5CAA"/>
    <w:rsid w:val="00EB6FC2"/>
    <w:rsid w:val="00EB71FB"/>
    <w:rsid w:val="00EC2058"/>
    <w:rsid w:val="00EC26E3"/>
    <w:rsid w:val="00EC424E"/>
    <w:rsid w:val="00EC4274"/>
    <w:rsid w:val="00EC5466"/>
    <w:rsid w:val="00EC7622"/>
    <w:rsid w:val="00ED11E6"/>
    <w:rsid w:val="00ED18FC"/>
    <w:rsid w:val="00ED1FCA"/>
    <w:rsid w:val="00ED23C0"/>
    <w:rsid w:val="00ED285C"/>
    <w:rsid w:val="00ED2F13"/>
    <w:rsid w:val="00ED2F7C"/>
    <w:rsid w:val="00ED300F"/>
    <w:rsid w:val="00ED3389"/>
    <w:rsid w:val="00ED4ADC"/>
    <w:rsid w:val="00ED6BB0"/>
    <w:rsid w:val="00ED76D7"/>
    <w:rsid w:val="00EE094B"/>
    <w:rsid w:val="00EE1775"/>
    <w:rsid w:val="00EE1F90"/>
    <w:rsid w:val="00EE2B0D"/>
    <w:rsid w:val="00EE3090"/>
    <w:rsid w:val="00EE6447"/>
    <w:rsid w:val="00EE6C16"/>
    <w:rsid w:val="00EE7F6C"/>
    <w:rsid w:val="00EF09F2"/>
    <w:rsid w:val="00EF37C4"/>
    <w:rsid w:val="00EF448E"/>
    <w:rsid w:val="00EF5350"/>
    <w:rsid w:val="00EF53E3"/>
    <w:rsid w:val="00EF7F22"/>
    <w:rsid w:val="00F013F7"/>
    <w:rsid w:val="00F014DC"/>
    <w:rsid w:val="00F02258"/>
    <w:rsid w:val="00F03C8A"/>
    <w:rsid w:val="00F136C8"/>
    <w:rsid w:val="00F13768"/>
    <w:rsid w:val="00F14D1D"/>
    <w:rsid w:val="00F15170"/>
    <w:rsid w:val="00F17066"/>
    <w:rsid w:val="00F2150D"/>
    <w:rsid w:val="00F215ED"/>
    <w:rsid w:val="00F21FE7"/>
    <w:rsid w:val="00F22AFA"/>
    <w:rsid w:val="00F22BAB"/>
    <w:rsid w:val="00F23453"/>
    <w:rsid w:val="00F26BF4"/>
    <w:rsid w:val="00F26EE5"/>
    <w:rsid w:val="00F27799"/>
    <w:rsid w:val="00F31DDA"/>
    <w:rsid w:val="00F31F75"/>
    <w:rsid w:val="00F31FE0"/>
    <w:rsid w:val="00F327DC"/>
    <w:rsid w:val="00F32956"/>
    <w:rsid w:val="00F32CBA"/>
    <w:rsid w:val="00F33448"/>
    <w:rsid w:val="00F33E30"/>
    <w:rsid w:val="00F34D16"/>
    <w:rsid w:val="00F35C43"/>
    <w:rsid w:val="00F36954"/>
    <w:rsid w:val="00F41C52"/>
    <w:rsid w:val="00F42048"/>
    <w:rsid w:val="00F4282C"/>
    <w:rsid w:val="00F44441"/>
    <w:rsid w:val="00F44C6D"/>
    <w:rsid w:val="00F44E48"/>
    <w:rsid w:val="00F4641A"/>
    <w:rsid w:val="00F46D14"/>
    <w:rsid w:val="00F512F7"/>
    <w:rsid w:val="00F51DDB"/>
    <w:rsid w:val="00F53229"/>
    <w:rsid w:val="00F53443"/>
    <w:rsid w:val="00F53C19"/>
    <w:rsid w:val="00F53DD3"/>
    <w:rsid w:val="00F5677D"/>
    <w:rsid w:val="00F57AD6"/>
    <w:rsid w:val="00F644C6"/>
    <w:rsid w:val="00F70031"/>
    <w:rsid w:val="00F70A71"/>
    <w:rsid w:val="00F70E30"/>
    <w:rsid w:val="00F72C37"/>
    <w:rsid w:val="00F7334F"/>
    <w:rsid w:val="00F805F2"/>
    <w:rsid w:val="00F81EB5"/>
    <w:rsid w:val="00F83E24"/>
    <w:rsid w:val="00F84649"/>
    <w:rsid w:val="00F84B76"/>
    <w:rsid w:val="00F8550E"/>
    <w:rsid w:val="00F86B27"/>
    <w:rsid w:val="00F87716"/>
    <w:rsid w:val="00F901EE"/>
    <w:rsid w:val="00F91755"/>
    <w:rsid w:val="00F91D10"/>
    <w:rsid w:val="00F9415D"/>
    <w:rsid w:val="00F9443C"/>
    <w:rsid w:val="00F9662F"/>
    <w:rsid w:val="00F977C5"/>
    <w:rsid w:val="00FA046D"/>
    <w:rsid w:val="00FA121F"/>
    <w:rsid w:val="00FA2A33"/>
    <w:rsid w:val="00FA3187"/>
    <w:rsid w:val="00FA545B"/>
    <w:rsid w:val="00FA596B"/>
    <w:rsid w:val="00FA5C33"/>
    <w:rsid w:val="00FB1553"/>
    <w:rsid w:val="00FB190D"/>
    <w:rsid w:val="00FB24ED"/>
    <w:rsid w:val="00FB3F12"/>
    <w:rsid w:val="00FB41F6"/>
    <w:rsid w:val="00FB459E"/>
    <w:rsid w:val="00FB4CA4"/>
    <w:rsid w:val="00FB76B2"/>
    <w:rsid w:val="00FC1E5C"/>
    <w:rsid w:val="00FC2D7B"/>
    <w:rsid w:val="00FC2E69"/>
    <w:rsid w:val="00FC44E8"/>
    <w:rsid w:val="00FC578C"/>
    <w:rsid w:val="00FC65AB"/>
    <w:rsid w:val="00FC6600"/>
    <w:rsid w:val="00FC7250"/>
    <w:rsid w:val="00FD18FA"/>
    <w:rsid w:val="00FD233A"/>
    <w:rsid w:val="00FD28FD"/>
    <w:rsid w:val="00FD2D5A"/>
    <w:rsid w:val="00FD30D2"/>
    <w:rsid w:val="00FD5918"/>
    <w:rsid w:val="00FD62BA"/>
    <w:rsid w:val="00FE0E72"/>
    <w:rsid w:val="00FE1BE0"/>
    <w:rsid w:val="00FE730B"/>
    <w:rsid w:val="00FE7365"/>
    <w:rsid w:val="00FE7749"/>
    <w:rsid w:val="00FE7C94"/>
    <w:rsid w:val="00FF11C1"/>
    <w:rsid w:val="00FF33EB"/>
    <w:rsid w:val="00FF3AC4"/>
    <w:rsid w:val="00FF4B16"/>
    <w:rsid w:val="00FF5E0E"/>
    <w:rsid w:val="00FF75D6"/>
    <w:rsid w:val="00FF788F"/>
    <w:rsid w:val="00FF7A2B"/>
    <w:rsid w:val="00FF7F89"/>
    <w:rsid w:val="07B0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2f1f,red"/>
    </o:shapedefaults>
    <o:shapelayout v:ext="edit">
      <o:idmap v:ext="edit" data="2"/>
    </o:shapelayout>
  </w:shapeDefaults>
  <w:decimalSymbol w:val="."/>
  <w:listSeparator w:val=","/>
  <w14:docId w14:val="4CDAF11F"/>
  <w15:docId w15:val="{216AE30F-7043-461D-9328-D7D1923E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6F4"/>
    <w:rPr>
      <w:sz w:val="22"/>
      <w:szCs w:val="22"/>
    </w:rPr>
  </w:style>
  <w:style w:type="paragraph" w:styleId="Heading1">
    <w:name w:val="heading 1"/>
    <w:basedOn w:val="Normal"/>
    <w:next w:val="Normal"/>
    <w:link w:val="Heading1Char"/>
    <w:uiPriority w:val="99"/>
    <w:qFormat/>
    <w:rsid w:val="00741A74"/>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741A74"/>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qFormat/>
    <w:rsid w:val="002C693C"/>
    <w:pPr>
      <w:keepNext/>
      <w:keepLines/>
      <w:numPr>
        <w:ilvl w:val="3"/>
        <w:numId w:val="3"/>
      </w:numPr>
      <w:spacing w:before="200"/>
      <w:outlineLvl w:val="2"/>
    </w:pPr>
    <w:rPr>
      <w:rFonts w:ascii="Cambria" w:hAnsi="Cambria"/>
      <w:b/>
      <w:bCs/>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04519"/>
    <w:rPr>
      <w:rFonts w:ascii="Cambria" w:hAnsi="Cambria"/>
      <w:b/>
      <w:bCs/>
      <w:color w:val="365F91"/>
      <w:sz w:val="28"/>
      <w:szCs w:val="28"/>
    </w:rPr>
  </w:style>
  <w:style w:type="character" w:customStyle="1" w:styleId="Heading2Char">
    <w:name w:val="Heading 2 Char"/>
    <w:link w:val="Heading2"/>
    <w:uiPriority w:val="99"/>
    <w:locked/>
    <w:rsid w:val="00D528EE"/>
    <w:rPr>
      <w:rFonts w:ascii="Cambria" w:hAnsi="Cambria"/>
      <w:b/>
      <w:bCs/>
      <w:color w:val="4F81BD"/>
      <w:sz w:val="26"/>
      <w:szCs w:val="26"/>
    </w:rPr>
  </w:style>
  <w:style w:type="character" w:customStyle="1" w:styleId="Heading3Char">
    <w:name w:val="Heading 3 Char"/>
    <w:link w:val="Heading3"/>
    <w:uiPriority w:val="99"/>
    <w:locked/>
    <w:rsid w:val="002C693C"/>
    <w:rPr>
      <w:rFonts w:ascii="Cambria" w:hAnsi="Cambria"/>
      <w:b/>
      <w:bCs/>
      <w:color w:val="4F81BD"/>
      <w:sz w:val="24"/>
      <w:szCs w:val="22"/>
    </w:rPr>
  </w:style>
  <w:style w:type="paragraph" w:styleId="Header">
    <w:name w:val="header"/>
    <w:basedOn w:val="Normal"/>
    <w:link w:val="HeaderChar"/>
    <w:uiPriority w:val="99"/>
    <w:unhideWhenUsed/>
    <w:rsid w:val="00741A74"/>
    <w:pPr>
      <w:tabs>
        <w:tab w:val="center" w:pos="4680"/>
        <w:tab w:val="right" w:pos="9360"/>
      </w:tabs>
    </w:pPr>
    <w:rPr>
      <w:rFonts w:eastAsia="Calibri"/>
    </w:rPr>
  </w:style>
  <w:style w:type="character" w:customStyle="1" w:styleId="HeaderChar">
    <w:name w:val="Header Char"/>
    <w:link w:val="Header"/>
    <w:uiPriority w:val="99"/>
    <w:locked/>
    <w:rsid w:val="003D7C88"/>
    <w:rPr>
      <w:rFonts w:eastAsia="Calibri"/>
      <w:sz w:val="22"/>
      <w:szCs w:val="22"/>
    </w:rPr>
  </w:style>
  <w:style w:type="paragraph" w:styleId="Footer">
    <w:name w:val="footer"/>
    <w:basedOn w:val="Normal"/>
    <w:link w:val="FooterChar"/>
    <w:uiPriority w:val="99"/>
    <w:unhideWhenUsed/>
    <w:rsid w:val="00741A74"/>
    <w:pPr>
      <w:tabs>
        <w:tab w:val="center" w:pos="4680"/>
        <w:tab w:val="right" w:pos="9360"/>
      </w:tabs>
    </w:pPr>
    <w:rPr>
      <w:rFonts w:eastAsia="Calibri"/>
    </w:rPr>
  </w:style>
  <w:style w:type="character" w:customStyle="1" w:styleId="FooterChar">
    <w:name w:val="Footer Char"/>
    <w:link w:val="Footer"/>
    <w:uiPriority w:val="99"/>
    <w:locked/>
    <w:rsid w:val="003D7C88"/>
    <w:rPr>
      <w:rFonts w:eastAsia="Calibri"/>
      <w:sz w:val="22"/>
      <w:szCs w:val="22"/>
    </w:rPr>
  </w:style>
  <w:style w:type="paragraph" w:styleId="NoSpacing">
    <w:name w:val="No Spacing"/>
    <w:link w:val="NoSpacingChar"/>
    <w:uiPriority w:val="99"/>
    <w:qFormat/>
    <w:rsid w:val="00741A74"/>
    <w:rPr>
      <w:rFonts w:ascii="Calibri" w:hAnsi="Calibri"/>
      <w:sz w:val="22"/>
      <w:szCs w:val="22"/>
      <w:lang w:eastAsia="ja-JP"/>
    </w:rPr>
  </w:style>
  <w:style w:type="character" w:customStyle="1" w:styleId="NoSpacingChar">
    <w:name w:val="No Spacing Char"/>
    <w:link w:val="NoSpacing"/>
    <w:uiPriority w:val="99"/>
    <w:locked/>
    <w:rsid w:val="00C557FD"/>
    <w:rPr>
      <w:rFonts w:ascii="Calibri" w:hAnsi="Calibri"/>
      <w:sz w:val="22"/>
      <w:szCs w:val="22"/>
      <w:lang w:eastAsia="ja-JP"/>
    </w:rPr>
  </w:style>
  <w:style w:type="paragraph" w:styleId="BalloonText">
    <w:name w:val="Balloon Text"/>
    <w:basedOn w:val="Normal"/>
    <w:link w:val="BalloonTextChar"/>
    <w:uiPriority w:val="99"/>
    <w:semiHidden/>
    <w:unhideWhenUsed/>
    <w:rsid w:val="00741A74"/>
    <w:rPr>
      <w:rFonts w:ascii="Tahoma" w:eastAsia="Calibri" w:hAnsi="Tahoma" w:cs="Tahoma"/>
      <w:sz w:val="16"/>
      <w:szCs w:val="16"/>
    </w:rPr>
  </w:style>
  <w:style w:type="character" w:customStyle="1" w:styleId="BalloonTextChar">
    <w:name w:val="Balloon Text Char"/>
    <w:link w:val="BalloonText"/>
    <w:uiPriority w:val="99"/>
    <w:semiHidden/>
    <w:locked/>
    <w:rsid w:val="00C557FD"/>
    <w:rPr>
      <w:rFonts w:ascii="Tahoma" w:eastAsia="Calibri" w:hAnsi="Tahoma" w:cs="Tahoma"/>
      <w:sz w:val="16"/>
      <w:szCs w:val="16"/>
    </w:rPr>
  </w:style>
  <w:style w:type="paragraph" w:styleId="TOCHeading">
    <w:name w:val="TOC Heading"/>
    <w:basedOn w:val="Heading1"/>
    <w:next w:val="Normal"/>
    <w:uiPriority w:val="99"/>
    <w:qFormat/>
    <w:rsid w:val="00741A74"/>
    <w:pPr>
      <w:spacing w:line="276" w:lineRule="auto"/>
      <w:outlineLvl w:val="9"/>
    </w:pPr>
    <w:rPr>
      <w:lang w:eastAsia="ja-JP"/>
    </w:rPr>
  </w:style>
  <w:style w:type="paragraph" w:styleId="TOC1">
    <w:name w:val="toc 1"/>
    <w:basedOn w:val="Normal"/>
    <w:next w:val="Normal"/>
    <w:autoRedefine/>
    <w:uiPriority w:val="39"/>
    <w:unhideWhenUsed/>
    <w:rsid w:val="00733431"/>
    <w:pPr>
      <w:tabs>
        <w:tab w:val="left" w:pos="440"/>
        <w:tab w:val="right" w:leader="dot" w:pos="9350"/>
      </w:tabs>
      <w:spacing w:after="100"/>
    </w:pPr>
    <w:rPr>
      <w:rFonts w:eastAsia="Calibri"/>
    </w:rPr>
  </w:style>
  <w:style w:type="character" w:styleId="Hyperlink">
    <w:name w:val="Hyperlink"/>
    <w:uiPriority w:val="99"/>
    <w:unhideWhenUsed/>
    <w:rsid w:val="00741A74"/>
    <w:rPr>
      <w:color w:val="0000FF"/>
      <w:u w:val="single"/>
    </w:rPr>
  </w:style>
  <w:style w:type="paragraph" w:styleId="ListParagraph">
    <w:name w:val="List Paragraph"/>
    <w:basedOn w:val="Normal"/>
    <w:uiPriority w:val="34"/>
    <w:qFormat/>
    <w:rsid w:val="00C557FD"/>
    <w:pPr>
      <w:ind w:left="720"/>
      <w:contextualSpacing/>
    </w:pPr>
  </w:style>
  <w:style w:type="paragraph" w:customStyle="1" w:styleId="Default">
    <w:name w:val="Default"/>
    <w:uiPriority w:val="99"/>
    <w:rsid w:val="00FB459E"/>
    <w:pPr>
      <w:autoSpaceDE w:val="0"/>
      <w:autoSpaceDN w:val="0"/>
      <w:adjustRightInd w:val="0"/>
    </w:pPr>
    <w:rPr>
      <w:rFonts w:cs="Arial"/>
      <w:color w:val="000000"/>
      <w:sz w:val="24"/>
      <w:szCs w:val="24"/>
    </w:rPr>
  </w:style>
  <w:style w:type="paragraph" w:styleId="TOC2">
    <w:name w:val="toc 2"/>
    <w:basedOn w:val="Normal"/>
    <w:next w:val="Normal"/>
    <w:autoRedefine/>
    <w:uiPriority w:val="39"/>
    <w:unhideWhenUsed/>
    <w:rsid w:val="007607C6"/>
    <w:pPr>
      <w:tabs>
        <w:tab w:val="left" w:pos="880"/>
        <w:tab w:val="right" w:leader="dot" w:pos="9350"/>
      </w:tabs>
      <w:spacing w:after="100"/>
      <w:ind w:left="220"/>
    </w:pPr>
    <w:rPr>
      <w:rFonts w:eastAsia="Calibri" w:cs="Arial"/>
      <w:noProof/>
    </w:rPr>
  </w:style>
  <w:style w:type="paragraph" w:styleId="TOC3">
    <w:name w:val="toc 3"/>
    <w:basedOn w:val="Normal"/>
    <w:next w:val="Normal"/>
    <w:autoRedefine/>
    <w:uiPriority w:val="39"/>
    <w:unhideWhenUsed/>
    <w:rsid w:val="004F173F"/>
    <w:pPr>
      <w:tabs>
        <w:tab w:val="left" w:pos="1320"/>
        <w:tab w:val="right" w:leader="dot" w:pos="9350"/>
      </w:tabs>
      <w:spacing w:after="100"/>
      <w:ind w:left="440"/>
    </w:pPr>
    <w:rPr>
      <w:rFonts w:eastAsia="Calibri"/>
    </w:rPr>
  </w:style>
  <w:style w:type="paragraph" w:styleId="NormalWeb">
    <w:name w:val="Normal (Web)"/>
    <w:basedOn w:val="Normal"/>
    <w:uiPriority w:val="99"/>
    <w:semiHidden/>
    <w:unhideWhenUsed/>
    <w:rsid w:val="00741A74"/>
    <w:pPr>
      <w:spacing w:before="100" w:beforeAutospacing="1" w:after="100" w:afterAutospacing="1"/>
    </w:pPr>
    <w:rPr>
      <w:rFonts w:ascii="Times New Roman" w:hAnsi="Times New Roman"/>
      <w:sz w:val="24"/>
      <w:szCs w:val="24"/>
    </w:rPr>
  </w:style>
  <w:style w:type="paragraph" w:styleId="TOC4">
    <w:name w:val="toc 4"/>
    <w:basedOn w:val="Normal"/>
    <w:next w:val="Normal"/>
    <w:autoRedefine/>
    <w:uiPriority w:val="39"/>
    <w:unhideWhenUsed/>
    <w:rsid w:val="00741A74"/>
    <w:pPr>
      <w:spacing w:after="100" w:line="276" w:lineRule="auto"/>
      <w:ind w:left="660"/>
    </w:pPr>
    <w:rPr>
      <w:rFonts w:ascii="Calibri" w:hAnsi="Calibri"/>
    </w:rPr>
  </w:style>
  <w:style w:type="paragraph" w:styleId="TOC5">
    <w:name w:val="toc 5"/>
    <w:basedOn w:val="Normal"/>
    <w:next w:val="Normal"/>
    <w:autoRedefine/>
    <w:uiPriority w:val="39"/>
    <w:unhideWhenUsed/>
    <w:rsid w:val="00741A74"/>
    <w:pPr>
      <w:spacing w:after="100" w:line="276" w:lineRule="auto"/>
      <w:ind w:left="880"/>
    </w:pPr>
    <w:rPr>
      <w:rFonts w:ascii="Calibri" w:hAnsi="Calibri"/>
    </w:rPr>
  </w:style>
  <w:style w:type="paragraph" w:styleId="TOC6">
    <w:name w:val="toc 6"/>
    <w:basedOn w:val="Normal"/>
    <w:next w:val="Normal"/>
    <w:autoRedefine/>
    <w:uiPriority w:val="39"/>
    <w:unhideWhenUsed/>
    <w:rsid w:val="00741A74"/>
    <w:pPr>
      <w:spacing w:after="100" w:line="276" w:lineRule="auto"/>
      <w:ind w:left="1100"/>
    </w:pPr>
    <w:rPr>
      <w:rFonts w:ascii="Calibri" w:hAnsi="Calibri"/>
    </w:rPr>
  </w:style>
  <w:style w:type="paragraph" w:styleId="TOC7">
    <w:name w:val="toc 7"/>
    <w:basedOn w:val="Normal"/>
    <w:next w:val="Normal"/>
    <w:autoRedefine/>
    <w:uiPriority w:val="39"/>
    <w:unhideWhenUsed/>
    <w:rsid w:val="00741A74"/>
    <w:pPr>
      <w:spacing w:after="100" w:line="276" w:lineRule="auto"/>
      <w:ind w:left="1320"/>
    </w:pPr>
    <w:rPr>
      <w:rFonts w:ascii="Calibri" w:hAnsi="Calibri"/>
    </w:rPr>
  </w:style>
  <w:style w:type="paragraph" w:styleId="TOC8">
    <w:name w:val="toc 8"/>
    <w:basedOn w:val="Normal"/>
    <w:next w:val="Normal"/>
    <w:autoRedefine/>
    <w:uiPriority w:val="39"/>
    <w:unhideWhenUsed/>
    <w:rsid w:val="00741A74"/>
    <w:pPr>
      <w:spacing w:after="100" w:line="276" w:lineRule="auto"/>
      <w:ind w:left="1540"/>
    </w:pPr>
    <w:rPr>
      <w:rFonts w:ascii="Calibri" w:hAnsi="Calibri"/>
    </w:rPr>
  </w:style>
  <w:style w:type="paragraph" w:styleId="TOC9">
    <w:name w:val="toc 9"/>
    <w:basedOn w:val="Normal"/>
    <w:next w:val="Normal"/>
    <w:autoRedefine/>
    <w:uiPriority w:val="39"/>
    <w:unhideWhenUsed/>
    <w:rsid w:val="00741A74"/>
    <w:pPr>
      <w:spacing w:after="100" w:line="276" w:lineRule="auto"/>
      <w:ind w:left="1760"/>
    </w:pPr>
    <w:rPr>
      <w:rFonts w:ascii="Calibri" w:hAnsi="Calibri"/>
    </w:rPr>
  </w:style>
  <w:style w:type="paragraph" w:styleId="Revision">
    <w:name w:val="Revision"/>
    <w:hidden/>
    <w:uiPriority w:val="99"/>
    <w:semiHidden/>
    <w:rsid w:val="00190301"/>
    <w:rPr>
      <w:sz w:val="22"/>
      <w:szCs w:val="22"/>
    </w:rPr>
  </w:style>
  <w:style w:type="character" w:styleId="CommentReference">
    <w:name w:val="annotation reference"/>
    <w:uiPriority w:val="99"/>
    <w:semiHidden/>
    <w:unhideWhenUsed/>
    <w:rsid w:val="00741A74"/>
    <w:rPr>
      <w:sz w:val="16"/>
      <w:szCs w:val="16"/>
    </w:rPr>
  </w:style>
  <w:style w:type="paragraph" w:styleId="CommentText">
    <w:name w:val="annotation text"/>
    <w:basedOn w:val="Normal"/>
    <w:link w:val="CommentTextChar"/>
    <w:uiPriority w:val="99"/>
    <w:unhideWhenUsed/>
    <w:rsid w:val="00741A74"/>
    <w:rPr>
      <w:rFonts w:eastAsia="Calibri"/>
      <w:sz w:val="20"/>
      <w:szCs w:val="20"/>
    </w:rPr>
  </w:style>
  <w:style w:type="character" w:customStyle="1" w:styleId="CommentTextChar">
    <w:name w:val="Comment Text Char"/>
    <w:link w:val="CommentText"/>
    <w:uiPriority w:val="99"/>
    <w:locked/>
    <w:rsid w:val="002C04C3"/>
    <w:rPr>
      <w:rFonts w:eastAsia="Calibri"/>
    </w:rPr>
  </w:style>
  <w:style w:type="paragraph" w:styleId="CommentSubject">
    <w:name w:val="annotation subject"/>
    <w:basedOn w:val="CommentText"/>
    <w:next w:val="CommentText"/>
    <w:link w:val="CommentSubjectChar"/>
    <w:uiPriority w:val="99"/>
    <w:semiHidden/>
    <w:unhideWhenUsed/>
    <w:rsid w:val="00741A74"/>
    <w:rPr>
      <w:b/>
      <w:bCs/>
    </w:rPr>
  </w:style>
  <w:style w:type="character" w:customStyle="1" w:styleId="CommentSubjectChar">
    <w:name w:val="Comment Subject Char"/>
    <w:link w:val="CommentSubject"/>
    <w:uiPriority w:val="99"/>
    <w:semiHidden/>
    <w:locked/>
    <w:rsid w:val="002C04C3"/>
    <w:rPr>
      <w:rFonts w:eastAsia="Calibri"/>
      <w:b/>
      <w:bCs/>
    </w:rPr>
  </w:style>
  <w:style w:type="paragraph" w:customStyle="1" w:styleId="c1">
    <w:name w:val="c1"/>
    <w:basedOn w:val="Normal"/>
    <w:uiPriority w:val="99"/>
    <w:rsid w:val="00AB312A"/>
    <w:pPr>
      <w:widowControl w:val="0"/>
      <w:spacing w:line="240" w:lineRule="atLeast"/>
      <w:jc w:val="center"/>
    </w:pPr>
    <w:rPr>
      <w:rFonts w:ascii="Times New Roman" w:hAnsi="Times New Roman"/>
      <w:sz w:val="24"/>
      <w:szCs w:val="20"/>
    </w:rPr>
  </w:style>
  <w:style w:type="paragraph" w:customStyle="1" w:styleId="c2">
    <w:name w:val="c2"/>
    <w:basedOn w:val="Normal"/>
    <w:uiPriority w:val="99"/>
    <w:rsid w:val="00AB312A"/>
    <w:pPr>
      <w:widowControl w:val="0"/>
      <w:spacing w:line="240" w:lineRule="atLeast"/>
      <w:jc w:val="center"/>
    </w:pPr>
    <w:rPr>
      <w:rFonts w:ascii="Times New Roman" w:hAnsi="Times New Roman"/>
      <w:sz w:val="24"/>
      <w:szCs w:val="20"/>
    </w:rPr>
  </w:style>
  <w:style w:type="paragraph" w:customStyle="1" w:styleId="p3">
    <w:name w:val="p3"/>
    <w:basedOn w:val="Normal"/>
    <w:uiPriority w:val="99"/>
    <w:rsid w:val="00AB312A"/>
    <w:pPr>
      <w:widowControl w:val="0"/>
      <w:tabs>
        <w:tab w:val="left" w:pos="1620"/>
      </w:tabs>
      <w:spacing w:line="280" w:lineRule="atLeast"/>
      <w:ind w:left="180"/>
    </w:pPr>
    <w:rPr>
      <w:rFonts w:ascii="Times New Roman" w:hAnsi="Times New Roman"/>
      <w:sz w:val="24"/>
      <w:szCs w:val="20"/>
    </w:rPr>
  </w:style>
  <w:style w:type="paragraph" w:customStyle="1" w:styleId="p4">
    <w:name w:val="p4"/>
    <w:basedOn w:val="Normal"/>
    <w:uiPriority w:val="99"/>
    <w:rsid w:val="00AB312A"/>
    <w:pPr>
      <w:widowControl w:val="0"/>
      <w:tabs>
        <w:tab w:val="left" w:pos="1660"/>
      </w:tabs>
      <w:spacing w:line="300" w:lineRule="atLeast"/>
      <w:ind w:left="220"/>
    </w:pPr>
    <w:rPr>
      <w:rFonts w:ascii="Times New Roman" w:hAnsi="Times New Roman"/>
      <w:sz w:val="24"/>
      <w:szCs w:val="20"/>
    </w:rPr>
  </w:style>
  <w:style w:type="paragraph" w:customStyle="1" w:styleId="c6">
    <w:name w:val="c6"/>
    <w:basedOn w:val="Normal"/>
    <w:uiPriority w:val="99"/>
    <w:rsid w:val="00AB312A"/>
    <w:pPr>
      <w:widowControl w:val="0"/>
      <w:spacing w:line="240" w:lineRule="atLeast"/>
      <w:jc w:val="center"/>
    </w:pPr>
    <w:rPr>
      <w:rFonts w:ascii="Times New Roman" w:hAnsi="Times New Roman"/>
      <w:sz w:val="24"/>
      <w:szCs w:val="20"/>
    </w:rPr>
  </w:style>
  <w:style w:type="paragraph" w:customStyle="1" w:styleId="p7">
    <w:name w:val="p7"/>
    <w:basedOn w:val="Normal"/>
    <w:uiPriority w:val="99"/>
    <w:rsid w:val="00AB312A"/>
    <w:pPr>
      <w:widowControl w:val="0"/>
      <w:tabs>
        <w:tab w:val="left" w:pos="720"/>
      </w:tabs>
      <w:spacing w:line="240" w:lineRule="atLeast"/>
    </w:pPr>
    <w:rPr>
      <w:rFonts w:ascii="Times New Roman" w:hAnsi="Times New Roman"/>
      <w:sz w:val="24"/>
      <w:szCs w:val="20"/>
    </w:rPr>
  </w:style>
  <w:style w:type="paragraph" w:customStyle="1" w:styleId="p8">
    <w:name w:val="p8"/>
    <w:basedOn w:val="Normal"/>
    <w:uiPriority w:val="99"/>
    <w:rsid w:val="00AB312A"/>
    <w:pPr>
      <w:widowControl w:val="0"/>
      <w:tabs>
        <w:tab w:val="left" w:pos="720"/>
      </w:tabs>
      <w:spacing w:line="280" w:lineRule="atLeast"/>
    </w:pPr>
    <w:rPr>
      <w:rFonts w:ascii="Times New Roman" w:hAnsi="Times New Roman"/>
      <w:sz w:val="24"/>
      <w:szCs w:val="20"/>
    </w:rPr>
  </w:style>
  <w:style w:type="paragraph" w:customStyle="1" w:styleId="c11">
    <w:name w:val="c11"/>
    <w:basedOn w:val="Normal"/>
    <w:uiPriority w:val="99"/>
    <w:rsid w:val="00AB312A"/>
    <w:pPr>
      <w:widowControl w:val="0"/>
      <w:spacing w:line="240" w:lineRule="atLeast"/>
      <w:jc w:val="center"/>
    </w:pPr>
    <w:rPr>
      <w:rFonts w:ascii="Times New Roman" w:hAnsi="Times New Roman"/>
      <w:sz w:val="24"/>
      <w:szCs w:val="20"/>
    </w:rPr>
  </w:style>
  <w:style w:type="paragraph" w:customStyle="1" w:styleId="p12">
    <w:name w:val="p12"/>
    <w:basedOn w:val="Normal"/>
    <w:uiPriority w:val="99"/>
    <w:rsid w:val="00AB312A"/>
    <w:pPr>
      <w:widowControl w:val="0"/>
      <w:tabs>
        <w:tab w:val="left" w:pos="1700"/>
      </w:tabs>
      <w:spacing w:line="280" w:lineRule="atLeast"/>
      <w:ind w:left="260"/>
    </w:pPr>
    <w:rPr>
      <w:rFonts w:ascii="Times New Roman" w:hAnsi="Times New Roman"/>
      <w:sz w:val="24"/>
      <w:szCs w:val="20"/>
    </w:rPr>
  </w:style>
  <w:style w:type="paragraph" w:customStyle="1" w:styleId="p14">
    <w:name w:val="p14"/>
    <w:basedOn w:val="Normal"/>
    <w:uiPriority w:val="99"/>
    <w:rsid w:val="00AB312A"/>
    <w:pPr>
      <w:widowControl w:val="0"/>
      <w:tabs>
        <w:tab w:val="left" w:pos="1560"/>
      </w:tabs>
      <w:spacing w:line="240" w:lineRule="atLeast"/>
      <w:ind w:left="120"/>
    </w:pPr>
    <w:rPr>
      <w:rFonts w:ascii="Times New Roman" w:hAnsi="Times New Roman"/>
      <w:sz w:val="24"/>
      <w:szCs w:val="20"/>
    </w:rPr>
  </w:style>
  <w:style w:type="paragraph" w:customStyle="1" w:styleId="p16">
    <w:name w:val="p16"/>
    <w:basedOn w:val="Normal"/>
    <w:uiPriority w:val="99"/>
    <w:rsid w:val="00AB312A"/>
    <w:pPr>
      <w:widowControl w:val="0"/>
      <w:tabs>
        <w:tab w:val="left" w:pos="1560"/>
      </w:tabs>
      <w:spacing w:line="280" w:lineRule="atLeast"/>
      <w:ind w:left="120"/>
    </w:pPr>
    <w:rPr>
      <w:rFonts w:ascii="Times New Roman" w:hAnsi="Times New Roman"/>
      <w:sz w:val="24"/>
      <w:szCs w:val="20"/>
    </w:rPr>
  </w:style>
  <w:style w:type="paragraph" w:customStyle="1" w:styleId="p19">
    <w:name w:val="p19"/>
    <w:basedOn w:val="Normal"/>
    <w:uiPriority w:val="99"/>
    <w:rsid w:val="00AB312A"/>
    <w:pPr>
      <w:widowControl w:val="0"/>
      <w:tabs>
        <w:tab w:val="left" w:pos="1940"/>
      </w:tabs>
      <w:spacing w:line="240" w:lineRule="atLeast"/>
      <w:ind w:left="432" w:hanging="288"/>
    </w:pPr>
    <w:rPr>
      <w:rFonts w:ascii="Times New Roman" w:hAnsi="Times New Roman"/>
      <w:sz w:val="24"/>
      <w:szCs w:val="20"/>
    </w:rPr>
  </w:style>
  <w:style w:type="paragraph" w:styleId="PlainText">
    <w:name w:val="Plain Text"/>
    <w:basedOn w:val="Normal"/>
    <w:link w:val="PlainTextChar"/>
    <w:rsid w:val="00B910FE"/>
    <w:rPr>
      <w:rFonts w:ascii="Courier New" w:hAnsi="Courier New" w:cs="Courier New"/>
      <w:sz w:val="20"/>
      <w:szCs w:val="20"/>
    </w:rPr>
  </w:style>
  <w:style w:type="character" w:customStyle="1" w:styleId="PlainTextChar">
    <w:name w:val="Plain Text Char"/>
    <w:link w:val="PlainText"/>
    <w:uiPriority w:val="99"/>
    <w:locked/>
    <w:rsid w:val="00B910FE"/>
    <w:rPr>
      <w:rFonts w:ascii="Courier New" w:hAnsi="Courier New" w:cs="Courier New"/>
      <w:sz w:val="20"/>
      <w:szCs w:val="20"/>
    </w:rPr>
  </w:style>
  <w:style w:type="table" w:styleId="TableGrid">
    <w:name w:val="Table Grid"/>
    <w:basedOn w:val="TableNormal"/>
    <w:uiPriority w:val="59"/>
    <w:locked/>
    <w:rsid w:val="009500F5"/>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A4105"/>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F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805">
      <w:bodyDiv w:val="1"/>
      <w:marLeft w:val="0"/>
      <w:marRight w:val="0"/>
      <w:marTop w:val="0"/>
      <w:marBottom w:val="0"/>
      <w:divBdr>
        <w:top w:val="none" w:sz="0" w:space="0" w:color="auto"/>
        <w:left w:val="none" w:sz="0" w:space="0" w:color="auto"/>
        <w:bottom w:val="none" w:sz="0" w:space="0" w:color="auto"/>
        <w:right w:val="none" w:sz="0" w:space="0" w:color="auto"/>
      </w:divBdr>
    </w:div>
    <w:div w:id="9842432">
      <w:bodyDiv w:val="1"/>
      <w:marLeft w:val="0"/>
      <w:marRight w:val="0"/>
      <w:marTop w:val="0"/>
      <w:marBottom w:val="0"/>
      <w:divBdr>
        <w:top w:val="none" w:sz="0" w:space="0" w:color="auto"/>
        <w:left w:val="none" w:sz="0" w:space="0" w:color="auto"/>
        <w:bottom w:val="none" w:sz="0" w:space="0" w:color="auto"/>
        <w:right w:val="none" w:sz="0" w:space="0" w:color="auto"/>
      </w:divBdr>
    </w:div>
    <w:div w:id="25252005">
      <w:bodyDiv w:val="1"/>
      <w:marLeft w:val="0"/>
      <w:marRight w:val="0"/>
      <w:marTop w:val="0"/>
      <w:marBottom w:val="0"/>
      <w:divBdr>
        <w:top w:val="none" w:sz="0" w:space="0" w:color="auto"/>
        <w:left w:val="none" w:sz="0" w:space="0" w:color="auto"/>
        <w:bottom w:val="none" w:sz="0" w:space="0" w:color="auto"/>
        <w:right w:val="none" w:sz="0" w:space="0" w:color="auto"/>
      </w:divBdr>
    </w:div>
    <w:div w:id="56131175">
      <w:bodyDiv w:val="1"/>
      <w:marLeft w:val="0"/>
      <w:marRight w:val="0"/>
      <w:marTop w:val="0"/>
      <w:marBottom w:val="0"/>
      <w:divBdr>
        <w:top w:val="none" w:sz="0" w:space="0" w:color="auto"/>
        <w:left w:val="none" w:sz="0" w:space="0" w:color="auto"/>
        <w:bottom w:val="none" w:sz="0" w:space="0" w:color="auto"/>
        <w:right w:val="none" w:sz="0" w:space="0" w:color="auto"/>
      </w:divBdr>
    </w:div>
    <w:div w:id="66535144">
      <w:bodyDiv w:val="1"/>
      <w:marLeft w:val="0"/>
      <w:marRight w:val="0"/>
      <w:marTop w:val="0"/>
      <w:marBottom w:val="0"/>
      <w:divBdr>
        <w:top w:val="none" w:sz="0" w:space="0" w:color="auto"/>
        <w:left w:val="none" w:sz="0" w:space="0" w:color="auto"/>
        <w:bottom w:val="none" w:sz="0" w:space="0" w:color="auto"/>
        <w:right w:val="none" w:sz="0" w:space="0" w:color="auto"/>
      </w:divBdr>
    </w:div>
    <w:div w:id="67466737">
      <w:bodyDiv w:val="1"/>
      <w:marLeft w:val="0"/>
      <w:marRight w:val="0"/>
      <w:marTop w:val="0"/>
      <w:marBottom w:val="0"/>
      <w:divBdr>
        <w:top w:val="none" w:sz="0" w:space="0" w:color="auto"/>
        <w:left w:val="none" w:sz="0" w:space="0" w:color="auto"/>
        <w:bottom w:val="none" w:sz="0" w:space="0" w:color="auto"/>
        <w:right w:val="none" w:sz="0" w:space="0" w:color="auto"/>
      </w:divBdr>
      <w:divsChild>
        <w:div w:id="44763181">
          <w:marLeft w:val="0"/>
          <w:marRight w:val="0"/>
          <w:marTop w:val="86"/>
          <w:marBottom w:val="0"/>
          <w:divBdr>
            <w:top w:val="none" w:sz="0" w:space="0" w:color="auto"/>
            <w:left w:val="none" w:sz="0" w:space="0" w:color="auto"/>
            <w:bottom w:val="none" w:sz="0" w:space="0" w:color="auto"/>
            <w:right w:val="none" w:sz="0" w:space="0" w:color="auto"/>
          </w:divBdr>
        </w:div>
        <w:div w:id="151681740">
          <w:marLeft w:val="0"/>
          <w:marRight w:val="0"/>
          <w:marTop w:val="86"/>
          <w:marBottom w:val="0"/>
          <w:divBdr>
            <w:top w:val="none" w:sz="0" w:space="0" w:color="auto"/>
            <w:left w:val="none" w:sz="0" w:space="0" w:color="auto"/>
            <w:bottom w:val="none" w:sz="0" w:space="0" w:color="auto"/>
            <w:right w:val="none" w:sz="0" w:space="0" w:color="auto"/>
          </w:divBdr>
        </w:div>
        <w:div w:id="389889731">
          <w:marLeft w:val="0"/>
          <w:marRight w:val="0"/>
          <w:marTop w:val="86"/>
          <w:marBottom w:val="0"/>
          <w:divBdr>
            <w:top w:val="none" w:sz="0" w:space="0" w:color="auto"/>
            <w:left w:val="none" w:sz="0" w:space="0" w:color="auto"/>
            <w:bottom w:val="none" w:sz="0" w:space="0" w:color="auto"/>
            <w:right w:val="none" w:sz="0" w:space="0" w:color="auto"/>
          </w:divBdr>
        </w:div>
        <w:div w:id="495387558">
          <w:marLeft w:val="0"/>
          <w:marRight w:val="0"/>
          <w:marTop w:val="86"/>
          <w:marBottom w:val="0"/>
          <w:divBdr>
            <w:top w:val="none" w:sz="0" w:space="0" w:color="auto"/>
            <w:left w:val="none" w:sz="0" w:space="0" w:color="auto"/>
            <w:bottom w:val="none" w:sz="0" w:space="0" w:color="auto"/>
            <w:right w:val="none" w:sz="0" w:space="0" w:color="auto"/>
          </w:divBdr>
        </w:div>
        <w:div w:id="537855511">
          <w:marLeft w:val="0"/>
          <w:marRight w:val="0"/>
          <w:marTop w:val="86"/>
          <w:marBottom w:val="0"/>
          <w:divBdr>
            <w:top w:val="none" w:sz="0" w:space="0" w:color="auto"/>
            <w:left w:val="none" w:sz="0" w:space="0" w:color="auto"/>
            <w:bottom w:val="none" w:sz="0" w:space="0" w:color="auto"/>
            <w:right w:val="none" w:sz="0" w:space="0" w:color="auto"/>
          </w:divBdr>
        </w:div>
        <w:div w:id="1061825435">
          <w:marLeft w:val="0"/>
          <w:marRight w:val="0"/>
          <w:marTop w:val="86"/>
          <w:marBottom w:val="0"/>
          <w:divBdr>
            <w:top w:val="none" w:sz="0" w:space="0" w:color="auto"/>
            <w:left w:val="none" w:sz="0" w:space="0" w:color="auto"/>
            <w:bottom w:val="none" w:sz="0" w:space="0" w:color="auto"/>
            <w:right w:val="none" w:sz="0" w:space="0" w:color="auto"/>
          </w:divBdr>
        </w:div>
        <w:div w:id="1181822204">
          <w:marLeft w:val="0"/>
          <w:marRight w:val="0"/>
          <w:marTop w:val="86"/>
          <w:marBottom w:val="0"/>
          <w:divBdr>
            <w:top w:val="none" w:sz="0" w:space="0" w:color="auto"/>
            <w:left w:val="none" w:sz="0" w:space="0" w:color="auto"/>
            <w:bottom w:val="none" w:sz="0" w:space="0" w:color="auto"/>
            <w:right w:val="none" w:sz="0" w:space="0" w:color="auto"/>
          </w:divBdr>
        </w:div>
        <w:div w:id="1930119370">
          <w:marLeft w:val="0"/>
          <w:marRight w:val="0"/>
          <w:marTop w:val="86"/>
          <w:marBottom w:val="0"/>
          <w:divBdr>
            <w:top w:val="none" w:sz="0" w:space="0" w:color="auto"/>
            <w:left w:val="none" w:sz="0" w:space="0" w:color="auto"/>
            <w:bottom w:val="none" w:sz="0" w:space="0" w:color="auto"/>
            <w:right w:val="none" w:sz="0" w:space="0" w:color="auto"/>
          </w:divBdr>
        </w:div>
      </w:divsChild>
    </w:div>
    <w:div w:id="68045626">
      <w:bodyDiv w:val="1"/>
      <w:marLeft w:val="0"/>
      <w:marRight w:val="0"/>
      <w:marTop w:val="0"/>
      <w:marBottom w:val="0"/>
      <w:divBdr>
        <w:top w:val="none" w:sz="0" w:space="0" w:color="auto"/>
        <w:left w:val="none" w:sz="0" w:space="0" w:color="auto"/>
        <w:bottom w:val="none" w:sz="0" w:space="0" w:color="auto"/>
        <w:right w:val="none" w:sz="0" w:space="0" w:color="auto"/>
      </w:divBdr>
    </w:div>
    <w:div w:id="82771982">
      <w:bodyDiv w:val="1"/>
      <w:marLeft w:val="0"/>
      <w:marRight w:val="0"/>
      <w:marTop w:val="0"/>
      <w:marBottom w:val="0"/>
      <w:divBdr>
        <w:top w:val="none" w:sz="0" w:space="0" w:color="auto"/>
        <w:left w:val="none" w:sz="0" w:space="0" w:color="auto"/>
        <w:bottom w:val="none" w:sz="0" w:space="0" w:color="auto"/>
        <w:right w:val="none" w:sz="0" w:space="0" w:color="auto"/>
      </w:divBdr>
    </w:div>
    <w:div w:id="87504361">
      <w:bodyDiv w:val="1"/>
      <w:marLeft w:val="0"/>
      <w:marRight w:val="0"/>
      <w:marTop w:val="0"/>
      <w:marBottom w:val="0"/>
      <w:divBdr>
        <w:top w:val="none" w:sz="0" w:space="0" w:color="auto"/>
        <w:left w:val="none" w:sz="0" w:space="0" w:color="auto"/>
        <w:bottom w:val="none" w:sz="0" w:space="0" w:color="auto"/>
        <w:right w:val="none" w:sz="0" w:space="0" w:color="auto"/>
      </w:divBdr>
    </w:div>
    <w:div w:id="100691934">
      <w:bodyDiv w:val="1"/>
      <w:marLeft w:val="0"/>
      <w:marRight w:val="0"/>
      <w:marTop w:val="0"/>
      <w:marBottom w:val="0"/>
      <w:divBdr>
        <w:top w:val="none" w:sz="0" w:space="0" w:color="auto"/>
        <w:left w:val="none" w:sz="0" w:space="0" w:color="auto"/>
        <w:bottom w:val="none" w:sz="0" w:space="0" w:color="auto"/>
        <w:right w:val="none" w:sz="0" w:space="0" w:color="auto"/>
      </w:divBdr>
    </w:div>
    <w:div w:id="104816244">
      <w:bodyDiv w:val="1"/>
      <w:marLeft w:val="0"/>
      <w:marRight w:val="0"/>
      <w:marTop w:val="0"/>
      <w:marBottom w:val="0"/>
      <w:divBdr>
        <w:top w:val="none" w:sz="0" w:space="0" w:color="auto"/>
        <w:left w:val="none" w:sz="0" w:space="0" w:color="auto"/>
        <w:bottom w:val="none" w:sz="0" w:space="0" w:color="auto"/>
        <w:right w:val="none" w:sz="0" w:space="0" w:color="auto"/>
      </w:divBdr>
    </w:div>
    <w:div w:id="106509545">
      <w:bodyDiv w:val="1"/>
      <w:marLeft w:val="0"/>
      <w:marRight w:val="0"/>
      <w:marTop w:val="0"/>
      <w:marBottom w:val="0"/>
      <w:divBdr>
        <w:top w:val="none" w:sz="0" w:space="0" w:color="auto"/>
        <w:left w:val="none" w:sz="0" w:space="0" w:color="auto"/>
        <w:bottom w:val="none" w:sz="0" w:space="0" w:color="auto"/>
        <w:right w:val="none" w:sz="0" w:space="0" w:color="auto"/>
      </w:divBdr>
      <w:divsChild>
        <w:div w:id="18899921">
          <w:marLeft w:val="547"/>
          <w:marRight w:val="0"/>
          <w:marTop w:val="86"/>
          <w:marBottom w:val="0"/>
          <w:divBdr>
            <w:top w:val="none" w:sz="0" w:space="0" w:color="auto"/>
            <w:left w:val="none" w:sz="0" w:space="0" w:color="auto"/>
            <w:bottom w:val="none" w:sz="0" w:space="0" w:color="auto"/>
            <w:right w:val="none" w:sz="0" w:space="0" w:color="auto"/>
          </w:divBdr>
        </w:div>
        <w:div w:id="200440552">
          <w:marLeft w:val="547"/>
          <w:marRight w:val="0"/>
          <w:marTop w:val="86"/>
          <w:marBottom w:val="0"/>
          <w:divBdr>
            <w:top w:val="none" w:sz="0" w:space="0" w:color="auto"/>
            <w:left w:val="none" w:sz="0" w:space="0" w:color="auto"/>
            <w:bottom w:val="none" w:sz="0" w:space="0" w:color="auto"/>
            <w:right w:val="none" w:sz="0" w:space="0" w:color="auto"/>
          </w:divBdr>
        </w:div>
        <w:div w:id="1033964713">
          <w:marLeft w:val="547"/>
          <w:marRight w:val="0"/>
          <w:marTop w:val="86"/>
          <w:marBottom w:val="0"/>
          <w:divBdr>
            <w:top w:val="none" w:sz="0" w:space="0" w:color="auto"/>
            <w:left w:val="none" w:sz="0" w:space="0" w:color="auto"/>
            <w:bottom w:val="none" w:sz="0" w:space="0" w:color="auto"/>
            <w:right w:val="none" w:sz="0" w:space="0" w:color="auto"/>
          </w:divBdr>
        </w:div>
        <w:div w:id="1301228197">
          <w:marLeft w:val="547"/>
          <w:marRight w:val="0"/>
          <w:marTop w:val="86"/>
          <w:marBottom w:val="0"/>
          <w:divBdr>
            <w:top w:val="none" w:sz="0" w:space="0" w:color="auto"/>
            <w:left w:val="none" w:sz="0" w:space="0" w:color="auto"/>
            <w:bottom w:val="none" w:sz="0" w:space="0" w:color="auto"/>
            <w:right w:val="none" w:sz="0" w:space="0" w:color="auto"/>
          </w:divBdr>
        </w:div>
        <w:div w:id="1325469363">
          <w:marLeft w:val="547"/>
          <w:marRight w:val="0"/>
          <w:marTop w:val="86"/>
          <w:marBottom w:val="0"/>
          <w:divBdr>
            <w:top w:val="none" w:sz="0" w:space="0" w:color="auto"/>
            <w:left w:val="none" w:sz="0" w:space="0" w:color="auto"/>
            <w:bottom w:val="none" w:sz="0" w:space="0" w:color="auto"/>
            <w:right w:val="none" w:sz="0" w:space="0" w:color="auto"/>
          </w:divBdr>
        </w:div>
        <w:div w:id="1353456418">
          <w:marLeft w:val="547"/>
          <w:marRight w:val="0"/>
          <w:marTop w:val="86"/>
          <w:marBottom w:val="0"/>
          <w:divBdr>
            <w:top w:val="none" w:sz="0" w:space="0" w:color="auto"/>
            <w:left w:val="none" w:sz="0" w:space="0" w:color="auto"/>
            <w:bottom w:val="none" w:sz="0" w:space="0" w:color="auto"/>
            <w:right w:val="none" w:sz="0" w:space="0" w:color="auto"/>
          </w:divBdr>
        </w:div>
        <w:div w:id="1961646189">
          <w:marLeft w:val="547"/>
          <w:marRight w:val="0"/>
          <w:marTop w:val="86"/>
          <w:marBottom w:val="0"/>
          <w:divBdr>
            <w:top w:val="none" w:sz="0" w:space="0" w:color="auto"/>
            <w:left w:val="none" w:sz="0" w:space="0" w:color="auto"/>
            <w:bottom w:val="none" w:sz="0" w:space="0" w:color="auto"/>
            <w:right w:val="none" w:sz="0" w:space="0" w:color="auto"/>
          </w:divBdr>
        </w:div>
      </w:divsChild>
    </w:div>
    <w:div w:id="112217735">
      <w:bodyDiv w:val="1"/>
      <w:marLeft w:val="0"/>
      <w:marRight w:val="0"/>
      <w:marTop w:val="0"/>
      <w:marBottom w:val="0"/>
      <w:divBdr>
        <w:top w:val="none" w:sz="0" w:space="0" w:color="auto"/>
        <w:left w:val="none" w:sz="0" w:space="0" w:color="auto"/>
        <w:bottom w:val="none" w:sz="0" w:space="0" w:color="auto"/>
        <w:right w:val="none" w:sz="0" w:space="0" w:color="auto"/>
      </w:divBdr>
    </w:div>
    <w:div w:id="120805008">
      <w:bodyDiv w:val="1"/>
      <w:marLeft w:val="0"/>
      <w:marRight w:val="0"/>
      <w:marTop w:val="0"/>
      <w:marBottom w:val="0"/>
      <w:divBdr>
        <w:top w:val="none" w:sz="0" w:space="0" w:color="auto"/>
        <w:left w:val="none" w:sz="0" w:space="0" w:color="auto"/>
        <w:bottom w:val="none" w:sz="0" w:space="0" w:color="auto"/>
        <w:right w:val="none" w:sz="0" w:space="0" w:color="auto"/>
      </w:divBdr>
    </w:div>
    <w:div w:id="122041555">
      <w:bodyDiv w:val="1"/>
      <w:marLeft w:val="0"/>
      <w:marRight w:val="0"/>
      <w:marTop w:val="0"/>
      <w:marBottom w:val="0"/>
      <w:divBdr>
        <w:top w:val="none" w:sz="0" w:space="0" w:color="auto"/>
        <w:left w:val="none" w:sz="0" w:space="0" w:color="auto"/>
        <w:bottom w:val="none" w:sz="0" w:space="0" w:color="auto"/>
        <w:right w:val="none" w:sz="0" w:space="0" w:color="auto"/>
      </w:divBdr>
      <w:divsChild>
        <w:div w:id="312877477">
          <w:marLeft w:val="0"/>
          <w:marRight w:val="0"/>
          <w:marTop w:val="86"/>
          <w:marBottom w:val="0"/>
          <w:divBdr>
            <w:top w:val="none" w:sz="0" w:space="0" w:color="auto"/>
            <w:left w:val="none" w:sz="0" w:space="0" w:color="auto"/>
            <w:bottom w:val="none" w:sz="0" w:space="0" w:color="auto"/>
            <w:right w:val="none" w:sz="0" w:space="0" w:color="auto"/>
          </w:divBdr>
        </w:div>
        <w:div w:id="757873084">
          <w:marLeft w:val="0"/>
          <w:marRight w:val="0"/>
          <w:marTop w:val="86"/>
          <w:marBottom w:val="0"/>
          <w:divBdr>
            <w:top w:val="none" w:sz="0" w:space="0" w:color="auto"/>
            <w:left w:val="none" w:sz="0" w:space="0" w:color="auto"/>
            <w:bottom w:val="none" w:sz="0" w:space="0" w:color="auto"/>
            <w:right w:val="none" w:sz="0" w:space="0" w:color="auto"/>
          </w:divBdr>
        </w:div>
        <w:div w:id="906114620">
          <w:marLeft w:val="0"/>
          <w:marRight w:val="0"/>
          <w:marTop w:val="86"/>
          <w:marBottom w:val="0"/>
          <w:divBdr>
            <w:top w:val="none" w:sz="0" w:space="0" w:color="auto"/>
            <w:left w:val="none" w:sz="0" w:space="0" w:color="auto"/>
            <w:bottom w:val="none" w:sz="0" w:space="0" w:color="auto"/>
            <w:right w:val="none" w:sz="0" w:space="0" w:color="auto"/>
          </w:divBdr>
        </w:div>
        <w:div w:id="1083719293">
          <w:marLeft w:val="0"/>
          <w:marRight w:val="0"/>
          <w:marTop w:val="86"/>
          <w:marBottom w:val="0"/>
          <w:divBdr>
            <w:top w:val="none" w:sz="0" w:space="0" w:color="auto"/>
            <w:left w:val="none" w:sz="0" w:space="0" w:color="auto"/>
            <w:bottom w:val="none" w:sz="0" w:space="0" w:color="auto"/>
            <w:right w:val="none" w:sz="0" w:space="0" w:color="auto"/>
          </w:divBdr>
        </w:div>
        <w:div w:id="1159730236">
          <w:marLeft w:val="0"/>
          <w:marRight w:val="0"/>
          <w:marTop w:val="86"/>
          <w:marBottom w:val="0"/>
          <w:divBdr>
            <w:top w:val="none" w:sz="0" w:space="0" w:color="auto"/>
            <w:left w:val="none" w:sz="0" w:space="0" w:color="auto"/>
            <w:bottom w:val="none" w:sz="0" w:space="0" w:color="auto"/>
            <w:right w:val="none" w:sz="0" w:space="0" w:color="auto"/>
          </w:divBdr>
        </w:div>
        <w:div w:id="1911888180">
          <w:marLeft w:val="0"/>
          <w:marRight w:val="0"/>
          <w:marTop w:val="86"/>
          <w:marBottom w:val="0"/>
          <w:divBdr>
            <w:top w:val="none" w:sz="0" w:space="0" w:color="auto"/>
            <w:left w:val="none" w:sz="0" w:space="0" w:color="auto"/>
            <w:bottom w:val="none" w:sz="0" w:space="0" w:color="auto"/>
            <w:right w:val="none" w:sz="0" w:space="0" w:color="auto"/>
          </w:divBdr>
        </w:div>
      </w:divsChild>
    </w:div>
    <w:div w:id="127821927">
      <w:bodyDiv w:val="1"/>
      <w:marLeft w:val="0"/>
      <w:marRight w:val="0"/>
      <w:marTop w:val="0"/>
      <w:marBottom w:val="0"/>
      <w:divBdr>
        <w:top w:val="none" w:sz="0" w:space="0" w:color="auto"/>
        <w:left w:val="none" w:sz="0" w:space="0" w:color="auto"/>
        <w:bottom w:val="none" w:sz="0" w:space="0" w:color="auto"/>
        <w:right w:val="none" w:sz="0" w:space="0" w:color="auto"/>
      </w:divBdr>
    </w:div>
    <w:div w:id="134370296">
      <w:bodyDiv w:val="1"/>
      <w:marLeft w:val="0"/>
      <w:marRight w:val="0"/>
      <w:marTop w:val="0"/>
      <w:marBottom w:val="0"/>
      <w:divBdr>
        <w:top w:val="none" w:sz="0" w:space="0" w:color="auto"/>
        <w:left w:val="none" w:sz="0" w:space="0" w:color="auto"/>
        <w:bottom w:val="none" w:sz="0" w:space="0" w:color="auto"/>
        <w:right w:val="none" w:sz="0" w:space="0" w:color="auto"/>
      </w:divBdr>
    </w:div>
    <w:div w:id="137043306">
      <w:bodyDiv w:val="1"/>
      <w:marLeft w:val="0"/>
      <w:marRight w:val="0"/>
      <w:marTop w:val="0"/>
      <w:marBottom w:val="0"/>
      <w:divBdr>
        <w:top w:val="none" w:sz="0" w:space="0" w:color="auto"/>
        <w:left w:val="none" w:sz="0" w:space="0" w:color="auto"/>
        <w:bottom w:val="none" w:sz="0" w:space="0" w:color="auto"/>
        <w:right w:val="none" w:sz="0" w:space="0" w:color="auto"/>
      </w:divBdr>
      <w:divsChild>
        <w:div w:id="72286288">
          <w:marLeft w:val="547"/>
          <w:marRight w:val="0"/>
          <w:marTop w:val="134"/>
          <w:marBottom w:val="0"/>
          <w:divBdr>
            <w:top w:val="none" w:sz="0" w:space="0" w:color="auto"/>
            <w:left w:val="none" w:sz="0" w:space="0" w:color="auto"/>
            <w:bottom w:val="none" w:sz="0" w:space="0" w:color="auto"/>
            <w:right w:val="none" w:sz="0" w:space="0" w:color="auto"/>
          </w:divBdr>
        </w:div>
        <w:div w:id="838273790">
          <w:marLeft w:val="547"/>
          <w:marRight w:val="0"/>
          <w:marTop w:val="134"/>
          <w:marBottom w:val="0"/>
          <w:divBdr>
            <w:top w:val="none" w:sz="0" w:space="0" w:color="auto"/>
            <w:left w:val="none" w:sz="0" w:space="0" w:color="auto"/>
            <w:bottom w:val="none" w:sz="0" w:space="0" w:color="auto"/>
            <w:right w:val="none" w:sz="0" w:space="0" w:color="auto"/>
          </w:divBdr>
        </w:div>
        <w:div w:id="1720278877">
          <w:marLeft w:val="547"/>
          <w:marRight w:val="0"/>
          <w:marTop w:val="134"/>
          <w:marBottom w:val="0"/>
          <w:divBdr>
            <w:top w:val="none" w:sz="0" w:space="0" w:color="auto"/>
            <w:left w:val="none" w:sz="0" w:space="0" w:color="auto"/>
            <w:bottom w:val="none" w:sz="0" w:space="0" w:color="auto"/>
            <w:right w:val="none" w:sz="0" w:space="0" w:color="auto"/>
          </w:divBdr>
        </w:div>
        <w:div w:id="2030250162">
          <w:marLeft w:val="547"/>
          <w:marRight w:val="0"/>
          <w:marTop w:val="134"/>
          <w:marBottom w:val="0"/>
          <w:divBdr>
            <w:top w:val="none" w:sz="0" w:space="0" w:color="auto"/>
            <w:left w:val="none" w:sz="0" w:space="0" w:color="auto"/>
            <w:bottom w:val="none" w:sz="0" w:space="0" w:color="auto"/>
            <w:right w:val="none" w:sz="0" w:space="0" w:color="auto"/>
          </w:divBdr>
        </w:div>
        <w:div w:id="2111701843">
          <w:marLeft w:val="547"/>
          <w:marRight w:val="0"/>
          <w:marTop w:val="134"/>
          <w:marBottom w:val="0"/>
          <w:divBdr>
            <w:top w:val="none" w:sz="0" w:space="0" w:color="auto"/>
            <w:left w:val="none" w:sz="0" w:space="0" w:color="auto"/>
            <w:bottom w:val="none" w:sz="0" w:space="0" w:color="auto"/>
            <w:right w:val="none" w:sz="0" w:space="0" w:color="auto"/>
          </w:divBdr>
        </w:div>
      </w:divsChild>
    </w:div>
    <w:div w:id="143357181">
      <w:bodyDiv w:val="1"/>
      <w:marLeft w:val="0"/>
      <w:marRight w:val="0"/>
      <w:marTop w:val="0"/>
      <w:marBottom w:val="0"/>
      <w:divBdr>
        <w:top w:val="none" w:sz="0" w:space="0" w:color="auto"/>
        <w:left w:val="none" w:sz="0" w:space="0" w:color="auto"/>
        <w:bottom w:val="none" w:sz="0" w:space="0" w:color="auto"/>
        <w:right w:val="none" w:sz="0" w:space="0" w:color="auto"/>
      </w:divBdr>
    </w:div>
    <w:div w:id="145128000">
      <w:bodyDiv w:val="1"/>
      <w:marLeft w:val="0"/>
      <w:marRight w:val="0"/>
      <w:marTop w:val="0"/>
      <w:marBottom w:val="0"/>
      <w:divBdr>
        <w:top w:val="none" w:sz="0" w:space="0" w:color="auto"/>
        <w:left w:val="none" w:sz="0" w:space="0" w:color="auto"/>
        <w:bottom w:val="none" w:sz="0" w:space="0" w:color="auto"/>
        <w:right w:val="none" w:sz="0" w:space="0" w:color="auto"/>
      </w:divBdr>
    </w:div>
    <w:div w:id="159127921">
      <w:bodyDiv w:val="1"/>
      <w:marLeft w:val="0"/>
      <w:marRight w:val="0"/>
      <w:marTop w:val="0"/>
      <w:marBottom w:val="0"/>
      <w:divBdr>
        <w:top w:val="none" w:sz="0" w:space="0" w:color="auto"/>
        <w:left w:val="none" w:sz="0" w:space="0" w:color="auto"/>
        <w:bottom w:val="none" w:sz="0" w:space="0" w:color="auto"/>
        <w:right w:val="none" w:sz="0" w:space="0" w:color="auto"/>
      </w:divBdr>
      <w:divsChild>
        <w:div w:id="14423149">
          <w:marLeft w:val="0"/>
          <w:marRight w:val="0"/>
          <w:marTop w:val="72"/>
          <w:marBottom w:val="0"/>
          <w:divBdr>
            <w:top w:val="none" w:sz="0" w:space="0" w:color="auto"/>
            <w:left w:val="none" w:sz="0" w:space="0" w:color="auto"/>
            <w:bottom w:val="none" w:sz="0" w:space="0" w:color="auto"/>
            <w:right w:val="none" w:sz="0" w:space="0" w:color="auto"/>
          </w:divBdr>
        </w:div>
        <w:div w:id="26369090">
          <w:marLeft w:val="0"/>
          <w:marRight w:val="0"/>
          <w:marTop w:val="72"/>
          <w:marBottom w:val="0"/>
          <w:divBdr>
            <w:top w:val="none" w:sz="0" w:space="0" w:color="auto"/>
            <w:left w:val="none" w:sz="0" w:space="0" w:color="auto"/>
            <w:bottom w:val="none" w:sz="0" w:space="0" w:color="auto"/>
            <w:right w:val="none" w:sz="0" w:space="0" w:color="auto"/>
          </w:divBdr>
        </w:div>
        <w:div w:id="200675314">
          <w:marLeft w:val="0"/>
          <w:marRight w:val="0"/>
          <w:marTop w:val="72"/>
          <w:marBottom w:val="0"/>
          <w:divBdr>
            <w:top w:val="none" w:sz="0" w:space="0" w:color="auto"/>
            <w:left w:val="none" w:sz="0" w:space="0" w:color="auto"/>
            <w:bottom w:val="none" w:sz="0" w:space="0" w:color="auto"/>
            <w:right w:val="none" w:sz="0" w:space="0" w:color="auto"/>
          </w:divBdr>
        </w:div>
        <w:div w:id="270168860">
          <w:marLeft w:val="0"/>
          <w:marRight w:val="0"/>
          <w:marTop w:val="72"/>
          <w:marBottom w:val="0"/>
          <w:divBdr>
            <w:top w:val="none" w:sz="0" w:space="0" w:color="auto"/>
            <w:left w:val="none" w:sz="0" w:space="0" w:color="auto"/>
            <w:bottom w:val="none" w:sz="0" w:space="0" w:color="auto"/>
            <w:right w:val="none" w:sz="0" w:space="0" w:color="auto"/>
          </w:divBdr>
        </w:div>
        <w:div w:id="455761000">
          <w:marLeft w:val="0"/>
          <w:marRight w:val="0"/>
          <w:marTop w:val="72"/>
          <w:marBottom w:val="0"/>
          <w:divBdr>
            <w:top w:val="none" w:sz="0" w:space="0" w:color="auto"/>
            <w:left w:val="none" w:sz="0" w:space="0" w:color="auto"/>
            <w:bottom w:val="none" w:sz="0" w:space="0" w:color="auto"/>
            <w:right w:val="none" w:sz="0" w:space="0" w:color="auto"/>
          </w:divBdr>
        </w:div>
        <w:div w:id="621501557">
          <w:marLeft w:val="0"/>
          <w:marRight w:val="0"/>
          <w:marTop w:val="72"/>
          <w:marBottom w:val="0"/>
          <w:divBdr>
            <w:top w:val="none" w:sz="0" w:space="0" w:color="auto"/>
            <w:left w:val="none" w:sz="0" w:space="0" w:color="auto"/>
            <w:bottom w:val="none" w:sz="0" w:space="0" w:color="auto"/>
            <w:right w:val="none" w:sz="0" w:space="0" w:color="auto"/>
          </w:divBdr>
        </w:div>
        <w:div w:id="642663320">
          <w:marLeft w:val="0"/>
          <w:marRight w:val="0"/>
          <w:marTop w:val="72"/>
          <w:marBottom w:val="0"/>
          <w:divBdr>
            <w:top w:val="none" w:sz="0" w:space="0" w:color="auto"/>
            <w:left w:val="none" w:sz="0" w:space="0" w:color="auto"/>
            <w:bottom w:val="none" w:sz="0" w:space="0" w:color="auto"/>
            <w:right w:val="none" w:sz="0" w:space="0" w:color="auto"/>
          </w:divBdr>
        </w:div>
        <w:div w:id="965770557">
          <w:marLeft w:val="0"/>
          <w:marRight w:val="0"/>
          <w:marTop w:val="72"/>
          <w:marBottom w:val="0"/>
          <w:divBdr>
            <w:top w:val="none" w:sz="0" w:space="0" w:color="auto"/>
            <w:left w:val="none" w:sz="0" w:space="0" w:color="auto"/>
            <w:bottom w:val="none" w:sz="0" w:space="0" w:color="auto"/>
            <w:right w:val="none" w:sz="0" w:space="0" w:color="auto"/>
          </w:divBdr>
        </w:div>
        <w:div w:id="1241793387">
          <w:marLeft w:val="0"/>
          <w:marRight w:val="0"/>
          <w:marTop w:val="72"/>
          <w:marBottom w:val="0"/>
          <w:divBdr>
            <w:top w:val="none" w:sz="0" w:space="0" w:color="auto"/>
            <w:left w:val="none" w:sz="0" w:space="0" w:color="auto"/>
            <w:bottom w:val="none" w:sz="0" w:space="0" w:color="auto"/>
            <w:right w:val="none" w:sz="0" w:space="0" w:color="auto"/>
          </w:divBdr>
        </w:div>
        <w:div w:id="1434087906">
          <w:marLeft w:val="0"/>
          <w:marRight w:val="0"/>
          <w:marTop w:val="72"/>
          <w:marBottom w:val="0"/>
          <w:divBdr>
            <w:top w:val="none" w:sz="0" w:space="0" w:color="auto"/>
            <w:left w:val="none" w:sz="0" w:space="0" w:color="auto"/>
            <w:bottom w:val="none" w:sz="0" w:space="0" w:color="auto"/>
            <w:right w:val="none" w:sz="0" w:space="0" w:color="auto"/>
          </w:divBdr>
        </w:div>
        <w:div w:id="1478496795">
          <w:marLeft w:val="0"/>
          <w:marRight w:val="0"/>
          <w:marTop w:val="72"/>
          <w:marBottom w:val="0"/>
          <w:divBdr>
            <w:top w:val="none" w:sz="0" w:space="0" w:color="auto"/>
            <w:left w:val="none" w:sz="0" w:space="0" w:color="auto"/>
            <w:bottom w:val="none" w:sz="0" w:space="0" w:color="auto"/>
            <w:right w:val="none" w:sz="0" w:space="0" w:color="auto"/>
          </w:divBdr>
        </w:div>
        <w:div w:id="1646809643">
          <w:marLeft w:val="0"/>
          <w:marRight w:val="0"/>
          <w:marTop w:val="72"/>
          <w:marBottom w:val="0"/>
          <w:divBdr>
            <w:top w:val="none" w:sz="0" w:space="0" w:color="auto"/>
            <w:left w:val="none" w:sz="0" w:space="0" w:color="auto"/>
            <w:bottom w:val="none" w:sz="0" w:space="0" w:color="auto"/>
            <w:right w:val="none" w:sz="0" w:space="0" w:color="auto"/>
          </w:divBdr>
        </w:div>
        <w:div w:id="1760565393">
          <w:marLeft w:val="0"/>
          <w:marRight w:val="0"/>
          <w:marTop w:val="72"/>
          <w:marBottom w:val="0"/>
          <w:divBdr>
            <w:top w:val="none" w:sz="0" w:space="0" w:color="auto"/>
            <w:left w:val="none" w:sz="0" w:space="0" w:color="auto"/>
            <w:bottom w:val="none" w:sz="0" w:space="0" w:color="auto"/>
            <w:right w:val="none" w:sz="0" w:space="0" w:color="auto"/>
          </w:divBdr>
        </w:div>
      </w:divsChild>
    </w:div>
    <w:div w:id="175193163">
      <w:bodyDiv w:val="1"/>
      <w:marLeft w:val="0"/>
      <w:marRight w:val="0"/>
      <w:marTop w:val="0"/>
      <w:marBottom w:val="0"/>
      <w:divBdr>
        <w:top w:val="none" w:sz="0" w:space="0" w:color="auto"/>
        <w:left w:val="none" w:sz="0" w:space="0" w:color="auto"/>
        <w:bottom w:val="none" w:sz="0" w:space="0" w:color="auto"/>
        <w:right w:val="none" w:sz="0" w:space="0" w:color="auto"/>
      </w:divBdr>
    </w:div>
    <w:div w:id="188838296">
      <w:bodyDiv w:val="1"/>
      <w:marLeft w:val="0"/>
      <w:marRight w:val="0"/>
      <w:marTop w:val="0"/>
      <w:marBottom w:val="0"/>
      <w:divBdr>
        <w:top w:val="none" w:sz="0" w:space="0" w:color="auto"/>
        <w:left w:val="none" w:sz="0" w:space="0" w:color="auto"/>
        <w:bottom w:val="none" w:sz="0" w:space="0" w:color="auto"/>
        <w:right w:val="none" w:sz="0" w:space="0" w:color="auto"/>
      </w:divBdr>
    </w:div>
    <w:div w:id="201676212">
      <w:bodyDiv w:val="1"/>
      <w:marLeft w:val="0"/>
      <w:marRight w:val="0"/>
      <w:marTop w:val="0"/>
      <w:marBottom w:val="0"/>
      <w:divBdr>
        <w:top w:val="none" w:sz="0" w:space="0" w:color="auto"/>
        <w:left w:val="none" w:sz="0" w:space="0" w:color="auto"/>
        <w:bottom w:val="none" w:sz="0" w:space="0" w:color="auto"/>
        <w:right w:val="none" w:sz="0" w:space="0" w:color="auto"/>
      </w:divBdr>
      <w:divsChild>
        <w:div w:id="537936137">
          <w:marLeft w:val="446"/>
          <w:marRight w:val="0"/>
          <w:marTop w:val="0"/>
          <w:marBottom w:val="0"/>
          <w:divBdr>
            <w:top w:val="none" w:sz="0" w:space="0" w:color="auto"/>
            <w:left w:val="none" w:sz="0" w:space="0" w:color="auto"/>
            <w:bottom w:val="none" w:sz="0" w:space="0" w:color="auto"/>
            <w:right w:val="none" w:sz="0" w:space="0" w:color="auto"/>
          </w:divBdr>
        </w:div>
      </w:divsChild>
    </w:div>
    <w:div w:id="225575662">
      <w:bodyDiv w:val="1"/>
      <w:marLeft w:val="0"/>
      <w:marRight w:val="0"/>
      <w:marTop w:val="0"/>
      <w:marBottom w:val="0"/>
      <w:divBdr>
        <w:top w:val="none" w:sz="0" w:space="0" w:color="auto"/>
        <w:left w:val="none" w:sz="0" w:space="0" w:color="auto"/>
        <w:bottom w:val="none" w:sz="0" w:space="0" w:color="auto"/>
        <w:right w:val="none" w:sz="0" w:space="0" w:color="auto"/>
      </w:divBdr>
      <w:divsChild>
        <w:div w:id="385419303">
          <w:marLeft w:val="0"/>
          <w:marRight w:val="0"/>
          <w:marTop w:val="60"/>
          <w:marBottom w:val="60"/>
          <w:divBdr>
            <w:top w:val="none" w:sz="0" w:space="0" w:color="auto"/>
            <w:left w:val="none" w:sz="0" w:space="0" w:color="auto"/>
            <w:bottom w:val="none" w:sz="0" w:space="0" w:color="auto"/>
            <w:right w:val="none" w:sz="0" w:space="0" w:color="auto"/>
          </w:divBdr>
        </w:div>
        <w:div w:id="1037394287">
          <w:marLeft w:val="0"/>
          <w:marRight w:val="0"/>
          <w:marTop w:val="60"/>
          <w:marBottom w:val="60"/>
          <w:divBdr>
            <w:top w:val="none" w:sz="0" w:space="0" w:color="auto"/>
            <w:left w:val="none" w:sz="0" w:space="0" w:color="auto"/>
            <w:bottom w:val="none" w:sz="0" w:space="0" w:color="auto"/>
            <w:right w:val="none" w:sz="0" w:space="0" w:color="auto"/>
          </w:divBdr>
        </w:div>
        <w:div w:id="1205561065">
          <w:marLeft w:val="0"/>
          <w:marRight w:val="0"/>
          <w:marTop w:val="60"/>
          <w:marBottom w:val="60"/>
          <w:divBdr>
            <w:top w:val="none" w:sz="0" w:space="0" w:color="auto"/>
            <w:left w:val="none" w:sz="0" w:space="0" w:color="auto"/>
            <w:bottom w:val="none" w:sz="0" w:space="0" w:color="auto"/>
            <w:right w:val="none" w:sz="0" w:space="0" w:color="auto"/>
          </w:divBdr>
        </w:div>
      </w:divsChild>
    </w:div>
    <w:div w:id="230162723">
      <w:bodyDiv w:val="1"/>
      <w:marLeft w:val="0"/>
      <w:marRight w:val="0"/>
      <w:marTop w:val="0"/>
      <w:marBottom w:val="0"/>
      <w:divBdr>
        <w:top w:val="none" w:sz="0" w:space="0" w:color="auto"/>
        <w:left w:val="none" w:sz="0" w:space="0" w:color="auto"/>
        <w:bottom w:val="none" w:sz="0" w:space="0" w:color="auto"/>
        <w:right w:val="none" w:sz="0" w:space="0" w:color="auto"/>
      </w:divBdr>
      <w:divsChild>
        <w:div w:id="272058536">
          <w:marLeft w:val="0"/>
          <w:marRight w:val="0"/>
          <w:marTop w:val="86"/>
          <w:marBottom w:val="0"/>
          <w:divBdr>
            <w:top w:val="none" w:sz="0" w:space="0" w:color="auto"/>
            <w:left w:val="none" w:sz="0" w:space="0" w:color="auto"/>
            <w:bottom w:val="none" w:sz="0" w:space="0" w:color="auto"/>
            <w:right w:val="none" w:sz="0" w:space="0" w:color="auto"/>
          </w:divBdr>
        </w:div>
        <w:div w:id="447966357">
          <w:marLeft w:val="0"/>
          <w:marRight w:val="0"/>
          <w:marTop w:val="86"/>
          <w:marBottom w:val="0"/>
          <w:divBdr>
            <w:top w:val="none" w:sz="0" w:space="0" w:color="auto"/>
            <w:left w:val="none" w:sz="0" w:space="0" w:color="auto"/>
            <w:bottom w:val="none" w:sz="0" w:space="0" w:color="auto"/>
            <w:right w:val="none" w:sz="0" w:space="0" w:color="auto"/>
          </w:divBdr>
        </w:div>
        <w:div w:id="957760156">
          <w:marLeft w:val="0"/>
          <w:marRight w:val="0"/>
          <w:marTop w:val="86"/>
          <w:marBottom w:val="0"/>
          <w:divBdr>
            <w:top w:val="none" w:sz="0" w:space="0" w:color="auto"/>
            <w:left w:val="none" w:sz="0" w:space="0" w:color="auto"/>
            <w:bottom w:val="none" w:sz="0" w:space="0" w:color="auto"/>
            <w:right w:val="none" w:sz="0" w:space="0" w:color="auto"/>
          </w:divBdr>
        </w:div>
        <w:div w:id="1093933675">
          <w:marLeft w:val="0"/>
          <w:marRight w:val="0"/>
          <w:marTop w:val="86"/>
          <w:marBottom w:val="0"/>
          <w:divBdr>
            <w:top w:val="none" w:sz="0" w:space="0" w:color="auto"/>
            <w:left w:val="none" w:sz="0" w:space="0" w:color="auto"/>
            <w:bottom w:val="none" w:sz="0" w:space="0" w:color="auto"/>
            <w:right w:val="none" w:sz="0" w:space="0" w:color="auto"/>
          </w:divBdr>
        </w:div>
        <w:div w:id="1218473944">
          <w:marLeft w:val="0"/>
          <w:marRight w:val="0"/>
          <w:marTop w:val="86"/>
          <w:marBottom w:val="0"/>
          <w:divBdr>
            <w:top w:val="none" w:sz="0" w:space="0" w:color="auto"/>
            <w:left w:val="none" w:sz="0" w:space="0" w:color="auto"/>
            <w:bottom w:val="none" w:sz="0" w:space="0" w:color="auto"/>
            <w:right w:val="none" w:sz="0" w:space="0" w:color="auto"/>
          </w:divBdr>
        </w:div>
        <w:div w:id="1368678424">
          <w:marLeft w:val="0"/>
          <w:marRight w:val="0"/>
          <w:marTop w:val="86"/>
          <w:marBottom w:val="0"/>
          <w:divBdr>
            <w:top w:val="none" w:sz="0" w:space="0" w:color="auto"/>
            <w:left w:val="none" w:sz="0" w:space="0" w:color="auto"/>
            <w:bottom w:val="none" w:sz="0" w:space="0" w:color="auto"/>
            <w:right w:val="none" w:sz="0" w:space="0" w:color="auto"/>
          </w:divBdr>
        </w:div>
        <w:div w:id="1480538600">
          <w:marLeft w:val="0"/>
          <w:marRight w:val="0"/>
          <w:marTop w:val="86"/>
          <w:marBottom w:val="0"/>
          <w:divBdr>
            <w:top w:val="none" w:sz="0" w:space="0" w:color="auto"/>
            <w:left w:val="none" w:sz="0" w:space="0" w:color="auto"/>
            <w:bottom w:val="none" w:sz="0" w:space="0" w:color="auto"/>
            <w:right w:val="none" w:sz="0" w:space="0" w:color="auto"/>
          </w:divBdr>
        </w:div>
        <w:div w:id="1606884602">
          <w:marLeft w:val="0"/>
          <w:marRight w:val="0"/>
          <w:marTop w:val="86"/>
          <w:marBottom w:val="0"/>
          <w:divBdr>
            <w:top w:val="none" w:sz="0" w:space="0" w:color="auto"/>
            <w:left w:val="none" w:sz="0" w:space="0" w:color="auto"/>
            <w:bottom w:val="none" w:sz="0" w:space="0" w:color="auto"/>
            <w:right w:val="none" w:sz="0" w:space="0" w:color="auto"/>
          </w:divBdr>
        </w:div>
      </w:divsChild>
    </w:div>
    <w:div w:id="248853118">
      <w:bodyDiv w:val="1"/>
      <w:marLeft w:val="0"/>
      <w:marRight w:val="0"/>
      <w:marTop w:val="0"/>
      <w:marBottom w:val="0"/>
      <w:divBdr>
        <w:top w:val="none" w:sz="0" w:space="0" w:color="auto"/>
        <w:left w:val="none" w:sz="0" w:space="0" w:color="auto"/>
        <w:bottom w:val="none" w:sz="0" w:space="0" w:color="auto"/>
        <w:right w:val="none" w:sz="0" w:space="0" w:color="auto"/>
      </w:divBdr>
    </w:div>
    <w:div w:id="254172719">
      <w:bodyDiv w:val="1"/>
      <w:marLeft w:val="0"/>
      <w:marRight w:val="0"/>
      <w:marTop w:val="0"/>
      <w:marBottom w:val="0"/>
      <w:divBdr>
        <w:top w:val="none" w:sz="0" w:space="0" w:color="auto"/>
        <w:left w:val="none" w:sz="0" w:space="0" w:color="auto"/>
        <w:bottom w:val="none" w:sz="0" w:space="0" w:color="auto"/>
        <w:right w:val="none" w:sz="0" w:space="0" w:color="auto"/>
      </w:divBdr>
    </w:div>
    <w:div w:id="272400099">
      <w:bodyDiv w:val="1"/>
      <w:marLeft w:val="0"/>
      <w:marRight w:val="0"/>
      <w:marTop w:val="0"/>
      <w:marBottom w:val="0"/>
      <w:divBdr>
        <w:top w:val="none" w:sz="0" w:space="0" w:color="auto"/>
        <w:left w:val="none" w:sz="0" w:space="0" w:color="auto"/>
        <w:bottom w:val="none" w:sz="0" w:space="0" w:color="auto"/>
        <w:right w:val="none" w:sz="0" w:space="0" w:color="auto"/>
      </w:divBdr>
    </w:div>
    <w:div w:id="279143932">
      <w:bodyDiv w:val="1"/>
      <w:marLeft w:val="0"/>
      <w:marRight w:val="0"/>
      <w:marTop w:val="0"/>
      <w:marBottom w:val="0"/>
      <w:divBdr>
        <w:top w:val="none" w:sz="0" w:space="0" w:color="auto"/>
        <w:left w:val="none" w:sz="0" w:space="0" w:color="auto"/>
        <w:bottom w:val="none" w:sz="0" w:space="0" w:color="auto"/>
        <w:right w:val="none" w:sz="0" w:space="0" w:color="auto"/>
      </w:divBdr>
    </w:div>
    <w:div w:id="283271372">
      <w:bodyDiv w:val="1"/>
      <w:marLeft w:val="0"/>
      <w:marRight w:val="0"/>
      <w:marTop w:val="0"/>
      <w:marBottom w:val="0"/>
      <w:divBdr>
        <w:top w:val="none" w:sz="0" w:space="0" w:color="auto"/>
        <w:left w:val="none" w:sz="0" w:space="0" w:color="auto"/>
        <w:bottom w:val="none" w:sz="0" w:space="0" w:color="auto"/>
        <w:right w:val="none" w:sz="0" w:space="0" w:color="auto"/>
      </w:divBdr>
      <w:divsChild>
        <w:div w:id="295186525">
          <w:marLeft w:val="0"/>
          <w:marRight w:val="0"/>
          <w:marTop w:val="60"/>
          <w:marBottom w:val="60"/>
          <w:divBdr>
            <w:top w:val="none" w:sz="0" w:space="0" w:color="auto"/>
            <w:left w:val="none" w:sz="0" w:space="0" w:color="auto"/>
            <w:bottom w:val="none" w:sz="0" w:space="0" w:color="auto"/>
            <w:right w:val="none" w:sz="0" w:space="0" w:color="auto"/>
          </w:divBdr>
        </w:div>
        <w:div w:id="332686024">
          <w:marLeft w:val="0"/>
          <w:marRight w:val="0"/>
          <w:marTop w:val="60"/>
          <w:marBottom w:val="60"/>
          <w:divBdr>
            <w:top w:val="none" w:sz="0" w:space="0" w:color="auto"/>
            <w:left w:val="none" w:sz="0" w:space="0" w:color="auto"/>
            <w:bottom w:val="none" w:sz="0" w:space="0" w:color="auto"/>
            <w:right w:val="none" w:sz="0" w:space="0" w:color="auto"/>
          </w:divBdr>
        </w:div>
        <w:div w:id="437068741">
          <w:marLeft w:val="0"/>
          <w:marRight w:val="0"/>
          <w:marTop w:val="60"/>
          <w:marBottom w:val="60"/>
          <w:divBdr>
            <w:top w:val="none" w:sz="0" w:space="0" w:color="auto"/>
            <w:left w:val="none" w:sz="0" w:space="0" w:color="auto"/>
            <w:bottom w:val="none" w:sz="0" w:space="0" w:color="auto"/>
            <w:right w:val="none" w:sz="0" w:space="0" w:color="auto"/>
          </w:divBdr>
        </w:div>
        <w:div w:id="832448828">
          <w:marLeft w:val="0"/>
          <w:marRight w:val="0"/>
          <w:marTop w:val="60"/>
          <w:marBottom w:val="60"/>
          <w:divBdr>
            <w:top w:val="none" w:sz="0" w:space="0" w:color="auto"/>
            <w:left w:val="none" w:sz="0" w:space="0" w:color="auto"/>
            <w:bottom w:val="none" w:sz="0" w:space="0" w:color="auto"/>
            <w:right w:val="none" w:sz="0" w:space="0" w:color="auto"/>
          </w:divBdr>
        </w:div>
        <w:div w:id="1231040593">
          <w:marLeft w:val="0"/>
          <w:marRight w:val="0"/>
          <w:marTop w:val="60"/>
          <w:marBottom w:val="60"/>
          <w:divBdr>
            <w:top w:val="none" w:sz="0" w:space="0" w:color="auto"/>
            <w:left w:val="none" w:sz="0" w:space="0" w:color="auto"/>
            <w:bottom w:val="none" w:sz="0" w:space="0" w:color="auto"/>
            <w:right w:val="none" w:sz="0" w:space="0" w:color="auto"/>
          </w:divBdr>
        </w:div>
        <w:div w:id="1469856369">
          <w:marLeft w:val="0"/>
          <w:marRight w:val="0"/>
          <w:marTop w:val="60"/>
          <w:marBottom w:val="60"/>
          <w:divBdr>
            <w:top w:val="none" w:sz="0" w:space="0" w:color="auto"/>
            <w:left w:val="none" w:sz="0" w:space="0" w:color="auto"/>
            <w:bottom w:val="none" w:sz="0" w:space="0" w:color="auto"/>
            <w:right w:val="none" w:sz="0" w:space="0" w:color="auto"/>
          </w:divBdr>
        </w:div>
        <w:div w:id="1845589991">
          <w:marLeft w:val="0"/>
          <w:marRight w:val="0"/>
          <w:marTop w:val="60"/>
          <w:marBottom w:val="60"/>
          <w:divBdr>
            <w:top w:val="none" w:sz="0" w:space="0" w:color="auto"/>
            <w:left w:val="none" w:sz="0" w:space="0" w:color="auto"/>
            <w:bottom w:val="none" w:sz="0" w:space="0" w:color="auto"/>
            <w:right w:val="none" w:sz="0" w:space="0" w:color="auto"/>
          </w:divBdr>
        </w:div>
        <w:div w:id="2097021044">
          <w:marLeft w:val="0"/>
          <w:marRight w:val="0"/>
          <w:marTop w:val="60"/>
          <w:marBottom w:val="60"/>
          <w:divBdr>
            <w:top w:val="none" w:sz="0" w:space="0" w:color="auto"/>
            <w:left w:val="none" w:sz="0" w:space="0" w:color="auto"/>
            <w:bottom w:val="none" w:sz="0" w:space="0" w:color="auto"/>
            <w:right w:val="none" w:sz="0" w:space="0" w:color="auto"/>
          </w:divBdr>
        </w:div>
      </w:divsChild>
    </w:div>
    <w:div w:id="298221240">
      <w:bodyDiv w:val="1"/>
      <w:marLeft w:val="0"/>
      <w:marRight w:val="0"/>
      <w:marTop w:val="0"/>
      <w:marBottom w:val="0"/>
      <w:divBdr>
        <w:top w:val="none" w:sz="0" w:space="0" w:color="auto"/>
        <w:left w:val="none" w:sz="0" w:space="0" w:color="auto"/>
        <w:bottom w:val="none" w:sz="0" w:space="0" w:color="auto"/>
        <w:right w:val="none" w:sz="0" w:space="0" w:color="auto"/>
      </w:divBdr>
    </w:div>
    <w:div w:id="298655310">
      <w:bodyDiv w:val="1"/>
      <w:marLeft w:val="0"/>
      <w:marRight w:val="0"/>
      <w:marTop w:val="0"/>
      <w:marBottom w:val="0"/>
      <w:divBdr>
        <w:top w:val="none" w:sz="0" w:space="0" w:color="auto"/>
        <w:left w:val="none" w:sz="0" w:space="0" w:color="auto"/>
        <w:bottom w:val="none" w:sz="0" w:space="0" w:color="auto"/>
        <w:right w:val="none" w:sz="0" w:space="0" w:color="auto"/>
      </w:divBdr>
    </w:div>
    <w:div w:id="311250354">
      <w:bodyDiv w:val="1"/>
      <w:marLeft w:val="0"/>
      <w:marRight w:val="0"/>
      <w:marTop w:val="0"/>
      <w:marBottom w:val="0"/>
      <w:divBdr>
        <w:top w:val="none" w:sz="0" w:space="0" w:color="auto"/>
        <w:left w:val="none" w:sz="0" w:space="0" w:color="auto"/>
        <w:bottom w:val="none" w:sz="0" w:space="0" w:color="auto"/>
        <w:right w:val="none" w:sz="0" w:space="0" w:color="auto"/>
      </w:divBdr>
      <w:divsChild>
        <w:div w:id="658732500">
          <w:marLeft w:val="0"/>
          <w:marRight w:val="0"/>
          <w:marTop w:val="115"/>
          <w:marBottom w:val="0"/>
          <w:divBdr>
            <w:top w:val="none" w:sz="0" w:space="0" w:color="auto"/>
            <w:left w:val="none" w:sz="0" w:space="0" w:color="auto"/>
            <w:bottom w:val="none" w:sz="0" w:space="0" w:color="auto"/>
            <w:right w:val="none" w:sz="0" w:space="0" w:color="auto"/>
          </w:divBdr>
        </w:div>
        <w:div w:id="1676374676">
          <w:marLeft w:val="1166"/>
          <w:marRight w:val="0"/>
          <w:marTop w:val="115"/>
          <w:marBottom w:val="0"/>
          <w:divBdr>
            <w:top w:val="none" w:sz="0" w:space="0" w:color="auto"/>
            <w:left w:val="none" w:sz="0" w:space="0" w:color="auto"/>
            <w:bottom w:val="none" w:sz="0" w:space="0" w:color="auto"/>
            <w:right w:val="none" w:sz="0" w:space="0" w:color="auto"/>
          </w:divBdr>
        </w:div>
        <w:div w:id="1884630737">
          <w:marLeft w:val="1800"/>
          <w:marRight w:val="0"/>
          <w:marTop w:val="115"/>
          <w:marBottom w:val="0"/>
          <w:divBdr>
            <w:top w:val="none" w:sz="0" w:space="0" w:color="auto"/>
            <w:left w:val="none" w:sz="0" w:space="0" w:color="auto"/>
            <w:bottom w:val="none" w:sz="0" w:space="0" w:color="auto"/>
            <w:right w:val="none" w:sz="0" w:space="0" w:color="auto"/>
          </w:divBdr>
        </w:div>
      </w:divsChild>
    </w:div>
    <w:div w:id="333845426">
      <w:bodyDiv w:val="1"/>
      <w:marLeft w:val="0"/>
      <w:marRight w:val="0"/>
      <w:marTop w:val="0"/>
      <w:marBottom w:val="0"/>
      <w:divBdr>
        <w:top w:val="none" w:sz="0" w:space="0" w:color="auto"/>
        <w:left w:val="none" w:sz="0" w:space="0" w:color="auto"/>
        <w:bottom w:val="none" w:sz="0" w:space="0" w:color="auto"/>
        <w:right w:val="none" w:sz="0" w:space="0" w:color="auto"/>
      </w:divBdr>
    </w:div>
    <w:div w:id="342561458">
      <w:bodyDiv w:val="1"/>
      <w:marLeft w:val="0"/>
      <w:marRight w:val="0"/>
      <w:marTop w:val="0"/>
      <w:marBottom w:val="0"/>
      <w:divBdr>
        <w:top w:val="none" w:sz="0" w:space="0" w:color="auto"/>
        <w:left w:val="none" w:sz="0" w:space="0" w:color="auto"/>
        <w:bottom w:val="none" w:sz="0" w:space="0" w:color="auto"/>
        <w:right w:val="none" w:sz="0" w:space="0" w:color="auto"/>
      </w:divBdr>
      <w:divsChild>
        <w:div w:id="398358106">
          <w:marLeft w:val="0"/>
          <w:marRight w:val="0"/>
          <w:marTop w:val="86"/>
          <w:marBottom w:val="0"/>
          <w:divBdr>
            <w:top w:val="none" w:sz="0" w:space="0" w:color="auto"/>
            <w:left w:val="none" w:sz="0" w:space="0" w:color="auto"/>
            <w:bottom w:val="none" w:sz="0" w:space="0" w:color="auto"/>
            <w:right w:val="none" w:sz="0" w:space="0" w:color="auto"/>
          </w:divBdr>
        </w:div>
        <w:div w:id="1444691909">
          <w:marLeft w:val="0"/>
          <w:marRight w:val="0"/>
          <w:marTop w:val="86"/>
          <w:marBottom w:val="0"/>
          <w:divBdr>
            <w:top w:val="none" w:sz="0" w:space="0" w:color="auto"/>
            <w:left w:val="none" w:sz="0" w:space="0" w:color="auto"/>
            <w:bottom w:val="none" w:sz="0" w:space="0" w:color="auto"/>
            <w:right w:val="none" w:sz="0" w:space="0" w:color="auto"/>
          </w:divBdr>
        </w:div>
        <w:div w:id="1536623280">
          <w:marLeft w:val="0"/>
          <w:marRight w:val="0"/>
          <w:marTop w:val="86"/>
          <w:marBottom w:val="0"/>
          <w:divBdr>
            <w:top w:val="none" w:sz="0" w:space="0" w:color="auto"/>
            <w:left w:val="none" w:sz="0" w:space="0" w:color="auto"/>
            <w:bottom w:val="none" w:sz="0" w:space="0" w:color="auto"/>
            <w:right w:val="none" w:sz="0" w:space="0" w:color="auto"/>
          </w:divBdr>
        </w:div>
      </w:divsChild>
    </w:div>
    <w:div w:id="365760948">
      <w:bodyDiv w:val="1"/>
      <w:marLeft w:val="0"/>
      <w:marRight w:val="0"/>
      <w:marTop w:val="0"/>
      <w:marBottom w:val="0"/>
      <w:divBdr>
        <w:top w:val="none" w:sz="0" w:space="0" w:color="auto"/>
        <w:left w:val="none" w:sz="0" w:space="0" w:color="auto"/>
        <w:bottom w:val="none" w:sz="0" w:space="0" w:color="auto"/>
        <w:right w:val="none" w:sz="0" w:space="0" w:color="auto"/>
      </w:divBdr>
    </w:div>
    <w:div w:id="380057633">
      <w:bodyDiv w:val="1"/>
      <w:marLeft w:val="0"/>
      <w:marRight w:val="0"/>
      <w:marTop w:val="0"/>
      <w:marBottom w:val="0"/>
      <w:divBdr>
        <w:top w:val="none" w:sz="0" w:space="0" w:color="auto"/>
        <w:left w:val="none" w:sz="0" w:space="0" w:color="auto"/>
        <w:bottom w:val="none" w:sz="0" w:space="0" w:color="auto"/>
        <w:right w:val="none" w:sz="0" w:space="0" w:color="auto"/>
      </w:divBdr>
    </w:div>
    <w:div w:id="397363214">
      <w:bodyDiv w:val="1"/>
      <w:marLeft w:val="0"/>
      <w:marRight w:val="0"/>
      <w:marTop w:val="0"/>
      <w:marBottom w:val="0"/>
      <w:divBdr>
        <w:top w:val="none" w:sz="0" w:space="0" w:color="auto"/>
        <w:left w:val="none" w:sz="0" w:space="0" w:color="auto"/>
        <w:bottom w:val="none" w:sz="0" w:space="0" w:color="auto"/>
        <w:right w:val="none" w:sz="0" w:space="0" w:color="auto"/>
      </w:divBdr>
    </w:div>
    <w:div w:id="401681141">
      <w:bodyDiv w:val="1"/>
      <w:marLeft w:val="0"/>
      <w:marRight w:val="0"/>
      <w:marTop w:val="0"/>
      <w:marBottom w:val="0"/>
      <w:divBdr>
        <w:top w:val="none" w:sz="0" w:space="0" w:color="auto"/>
        <w:left w:val="none" w:sz="0" w:space="0" w:color="auto"/>
        <w:bottom w:val="none" w:sz="0" w:space="0" w:color="auto"/>
        <w:right w:val="none" w:sz="0" w:space="0" w:color="auto"/>
      </w:divBdr>
      <w:divsChild>
        <w:div w:id="756291783">
          <w:marLeft w:val="547"/>
          <w:marRight w:val="0"/>
          <w:marTop w:val="86"/>
          <w:marBottom w:val="0"/>
          <w:divBdr>
            <w:top w:val="none" w:sz="0" w:space="0" w:color="auto"/>
            <w:left w:val="none" w:sz="0" w:space="0" w:color="auto"/>
            <w:bottom w:val="none" w:sz="0" w:space="0" w:color="auto"/>
            <w:right w:val="none" w:sz="0" w:space="0" w:color="auto"/>
          </w:divBdr>
        </w:div>
        <w:div w:id="1232348478">
          <w:marLeft w:val="547"/>
          <w:marRight w:val="0"/>
          <w:marTop w:val="86"/>
          <w:marBottom w:val="0"/>
          <w:divBdr>
            <w:top w:val="none" w:sz="0" w:space="0" w:color="auto"/>
            <w:left w:val="none" w:sz="0" w:space="0" w:color="auto"/>
            <w:bottom w:val="none" w:sz="0" w:space="0" w:color="auto"/>
            <w:right w:val="none" w:sz="0" w:space="0" w:color="auto"/>
          </w:divBdr>
        </w:div>
        <w:div w:id="1374190838">
          <w:marLeft w:val="547"/>
          <w:marRight w:val="0"/>
          <w:marTop w:val="86"/>
          <w:marBottom w:val="0"/>
          <w:divBdr>
            <w:top w:val="none" w:sz="0" w:space="0" w:color="auto"/>
            <w:left w:val="none" w:sz="0" w:space="0" w:color="auto"/>
            <w:bottom w:val="none" w:sz="0" w:space="0" w:color="auto"/>
            <w:right w:val="none" w:sz="0" w:space="0" w:color="auto"/>
          </w:divBdr>
        </w:div>
        <w:div w:id="1537355168">
          <w:marLeft w:val="547"/>
          <w:marRight w:val="0"/>
          <w:marTop w:val="86"/>
          <w:marBottom w:val="0"/>
          <w:divBdr>
            <w:top w:val="none" w:sz="0" w:space="0" w:color="auto"/>
            <w:left w:val="none" w:sz="0" w:space="0" w:color="auto"/>
            <w:bottom w:val="none" w:sz="0" w:space="0" w:color="auto"/>
            <w:right w:val="none" w:sz="0" w:space="0" w:color="auto"/>
          </w:divBdr>
        </w:div>
        <w:div w:id="1737120029">
          <w:marLeft w:val="547"/>
          <w:marRight w:val="0"/>
          <w:marTop w:val="86"/>
          <w:marBottom w:val="0"/>
          <w:divBdr>
            <w:top w:val="none" w:sz="0" w:space="0" w:color="auto"/>
            <w:left w:val="none" w:sz="0" w:space="0" w:color="auto"/>
            <w:bottom w:val="none" w:sz="0" w:space="0" w:color="auto"/>
            <w:right w:val="none" w:sz="0" w:space="0" w:color="auto"/>
          </w:divBdr>
        </w:div>
        <w:div w:id="1789930396">
          <w:marLeft w:val="547"/>
          <w:marRight w:val="0"/>
          <w:marTop w:val="86"/>
          <w:marBottom w:val="0"/>
          <w:divBdr>
            <w:top w:val="none" w:sz="0" w:space="0" w:color="auto"/>
            <w:left w:val="none" w:sz="0" w:space="0" w:color="auto"/>
            <w:bottom w:val="none" w:sz="0" w:space="0" w:color="auto"/>
            <w:right w:val="none" w:sz="0" w:space="0" w:color="auto"/>
          </w:divBdr>
        </w:div>
        <w:div w:id="1876967959">
          <w:marLeft w:val="547"/>
          <w:marRight w:val="0"/>
          <w:marTop w:val="86"/>
          <w:marBottom w:val="0"/>
          <w:divBdr>
            <w:top w:val="none" w:sz="0" w:space="0" w:color="auto"/>
            <w:left w:val="none" w:sz="0" w:space="0" w:color="auto"/>
            <w:bottom w:val="none" w:sz="0" w:space="0" w:color="auto"/>
            <w:right w:val="none" w:sz="0" w:space="0" w:color="auto"/>
          </w:divBdr>
        </w:div>
      </w:divsChild>
    </w:div>
    <w:div w:id="416513029">
      <w:bodyDiv w:val="1"/>
      <w:marLeft w:val="0"/>
      <w:marRight w:val="0"/>
      <w:marTop w:val="0"/>
      <w:marBottom w:val="0"/>
      <w:divBdr>
        <w:top w:val="none" w:sz="0" w:space="0" w:color="auto"/>
        <w:left w:val="none" w:sz="0" w:space="0" w:color="auto"/>
        <w:bottom w:val="none" w:sz="0" w:space="0" w:color="auto"/>
        <w:right w:val="none" w:sz="0" w:space="0" w:color="auto"/>
      </w:divBdr>
    </w:div>
    <w:div w:id="469130454">
      <w:bodyDiv w:val="1"/>
      <w:marLeft w:val="0"/>
      <w:marRight w:val="0"/>
      <w:marTop w:val="0"/>
      <w:marBottom w:val="0"/>
      <w:divBdr>
        <w:top w:val="none" w:sz="0" w:space="0" w:color="auto"/>
        <w:left w:val="none" w:sz="0" w:space="0" w:color="auto"/>
        <w:bottom w:val="none" w:sz="0" w:space="0" w:color="auto"/>
        <w:right w:val="none" w:sz="0" w:space="0" w:color="auto"/>
      </w:divBdr>
    </w:div>
    <w:div w:id="470056075">
      <w:bodyDiv w:val="1"/>
      <w:marLeft w:val="0"/>
      <w:marRight w:val="0"/>
      <w:marTop w:val="0"/>
      <w:marBottom w:val="0"/>
      <w:divBdr>
        <w:top w:val="none" w:sz="0" w:space="0" w:color="auto"/>
        <w:left w:val="none" w:sz="0" w:space="0" w:color="auto"/>
        <w:bottom w:val="none" w:sz="0" w:space="0" w:color="auto"/>
        <w:right w:val="none" w:sz="0" w:space="0" w:color="auto"/>
      </w:divBdr>
    </w:div>
    <w:div w:id="484443414">
      <w:bodyDiv w:val="1"/>
      <w:marLeft w:val="0"/>
      <w:marRight w:val="0"/>
      <w:marTop w:val="0"/>
      <w:marBottom w:val="0"/>
      <w:divBdr>
        <w:top w:val="none" w:sz="0" w:space="0" w:color="auto"/>
        <w:left w:val="none" w:sz="0" w:space="0" w:color="auto"/>
        <w:bottom w:val="none" w:sz="0" w:space="0" w:color="auto"/>
        <w:right w:val="none" w:sz="0" w:space="0" w:color="auto"/>
      </w:divBdr>
    </w:div>
    <w:div w:id="493837853">
      <w:bodyDiv w:val="1"/>
      <w:marLeft w:val="0"/>
      <w:marRight w:val="0"/>
      <w:marTop w:val="0"/>
      <w:marBottom w:val="0"/>
      <w:divBdr>
        <w:top w:val="none" w:sz="0" w:space="0" w:color="auto"/>
        <w:left w:val="none" w:sz="0" w:space="0" w:color="auto"/>
        <w:bottom w:val="none" w:sz="0" w:space="0" w:color="auto"/>
        <w:right w:val="none" w:sz="0" w:space="0" w:color="auto"/>
      </w:divBdr>
    </w:div>
    <w:div w:id="496193149">
      <w:bodyDiv w:val="1"/>
      <w:marLeft w:val="0"/>
      <w:marRight w:val="0"/>
      <w:marTop w:val="0"/>
      <w:marBottom w:val="0"/>
      <w:divBdr>
        <w:top w:val="none" w:sz="0" w:space="0" w:color="auto"/>
        <w:left w:val="none" w:sz="0" w:space="0" w:color="auto"/>
        <w:bottom w:val="none" w:sz="0" w:space="0" w:color="auto"/>
        <w:right w:val="none" w:sz="0" w:space="0" w:color="auto"/>
      </w:divBdr>
    </w:div>
    <w:div w:id="502084519">
      <w:bodyDiv w:val="1"/>
      <w:marLeft w:val="0"/>
      <w:marRight w:val="0"/>
      <w:marTop w:val="0"/>
      <w:marBottom w:val="0"/>
      <w:divBdr>
        <w:top w:val="none" w:sz="0" w:space="0" w:color="auto"/>
        <w:left w:val="none" w:sz="0" w:space="0" w:color="auto"/>
        <w:bottom w:val="none" w:sz="0" w:space="0" w:color="auto"/>
        <w:right w:val="none" w:sz="0" w:space="0" w:color="auto"/>
      </w:divBdr>
      <w:divsChild>
        <w:div w:id="753939379">
          <w:marLeft w:val="0"/>
          <w:marRight w:val="0"/>
          <w:marTop w:val="86"/>
          <w:marBottom w:val="0"/>
          <w:divBdr>
            <w:top w:val="none" w:sz="0" w:space="0" w:color="auto"/>
            <w:left w:val="none" w:sz="0" w:space="0" w:color="auto"/>
            <w:bottom w:val="none" w:sz="0" w:space="0" w:color="auto"/>
            <w:right w:val="none" w:sz="0" w:space="0" w:color="auto"/>
          </w:divBdr>
        </w:div>
        <w:div w:id="814104700">
          <w:marLeft w:val="0"/>
          <w:marRight w:val="0"/>
          <w:marTop w:val="86"/>
          <w:marBottom w:val="0"/>
          <w:divBdr>
            <w:top w:val="none" w:sz="0" w:space="0" w:color="auto"/>
            <w:left w:val="none" w:sz="0" w:space="0" w:color="auto"/>
            <w:bottom w:val="none" w:sz="0" w:space="0" w:color="auto"/>
            <w:right w:val="none" w:sz="0" w:space="0" w:color="auto"/>
          </w:divBdr>
        </w:div>
        <w:div w:id="1844125570">
          <w:marLeft w:val="0"/>
          <w:marRight w:val="0"/>
          <w:marTop w:val="86"/>
          <w:marBottom w:val="0"/>
          <w:divBdr>
            <w:top w:val="none" w:sz="0" w:space="0" w:color="auto"/>
            <w:left w:val="none" w:sz="0" w:space="0" w:color="auto"/>
            <w:bottom w:val="none" w:sz="0" w:space="0" w:color="auto"/>
            <w:right w:val="none" w:sz="0" w:space="0" w:color="auto"/>
          </w:divBdr>
        </w:div>
        <w:div w:id="1962345472">
          <w:marLeft w:val="0"/>
          <w:marRight w:val="0"/>
          <w:marTop w:val="86"/>
          <w:marBottom w:val="0"/>
          <w:divBdr>
            <w:top w:val="none" w:sz="0" w:space="0" w:color="auto"/>
            <w:left w:val="none" w:sz="0" w:space="0" w:color="auto"/>
            <w:bottom w:val="none" w:sz="0" w:space="0" w:color="auto"/>
            <w:right w:val="none" w:sz="0" w:space="0" w:color="auto"/>
          </w:divBdr>
        </w:div>
        <w:div w:id="1966815016">
          <w:marLeft w:val="0"/>
          <w:marRight w:val="0"/>
          <w:marTop w:val="86"/>
          <w:marBottom w:val="0"/>
          <w:divBdr>
            <w:top w:val="none" w:sz="0" w:space="0" w:color="auto"/>
            <w:left w:val="none" w:sz="0" w:space="0" w:color="auto"/>
            <w:bottom w:val="none" w:sz="0" w:space="0" w:color="auto"/>
            <w:right w:val="none" w:sz="0" w:space="0" w:color="auto"/>
          </w:divBdr>
        </w:div>
      </w:divsChild>
    </w:div>
    <w:div w:id="515192868">
      <w:bodyDiv w:val="1"/>
      <w:marLeft w:val="0"/>
      <w:marRight w:val="0"/>
      <w:marTop w:val="0"/>
      <w:marBottom w:val="0"/>
      <w:divBdr>
        <w:top w:val="none" w:sz="0" w:space="0" w:color="auto"/>
        <w:left w:val="none" w:sz="0" w:space="0" w:color="auto"/>
        <w:bottom w:val="none" w:sz="0" w:space="0" w:color="auto"/>
        <w:right w:val="none" w:sz="0" w:space="0" w:color="auto"/>
      </w:divBdr>
      <w:divsChild>
        <w:div w:id="107429288">
          <w:marLeft w:val="0"/>
          <w:marRight w:val="0"/>
          <w:marTop w:val="86"/>
          <w:marBottom w:val="0"/>
          <w:divBdr>
            <w:top w:val="none" w:sz="0" w:space="0" w:color="auto"/>
            <w:left w:val="none" w:sz="0" w:space="0" w:color="auto"/>
            <w:bottom w:val="none" w:sz="0" w:space="0" w:color="auto"/>
            <w:right w:val="none" w:sz="0" w:space="0" w:color="auto"/>
          </w:divBdr>
        </w:div>
        <w:div w:id="138309083">
          <w:marLeft w:val="0"/>
          <w:marRight w:val="0"/>
          <w:marTop w:val="86"/>
          <w:marBottom w:val="0"/>
          <w:divBdr>
            <w:top w:val="none" w:sz="0" w:space="0" w:color="auto"/>
            <w:left w:val="none" w:sz="0" w:space="0" w:color="auto"/>
            <w:bottom w:val="none" w:sz="0" w:space="0" w:color="auto"/>
            <w:right w:val="none" w:sz="0" w:space="0" w:color="auto"/>
          </w:divBdr>
        </w:div>
        <w:div w:id="235896526">
          <w:marLeft w:val="0"/>
          <w:marRight w:val="0"/>
          <w:marTop w:val="86"/>
          <w:marBottom w:val="0"/>
          <w:divBdr>
            <w:top w:val="none" w:sz="0" w:space="0" w:color="auto"/>
            <w:left w:val="none" w:sz="0" w:space="0" w:color="auto"/>
            <w:bottom w:val="none" w:sz="0" w:space="0" w:color="auto"/>
            <w:right w:val="none" w:sz="0" w:space="0" w:color="auto"/>
          </w:divBdr>
        </w:div>
        <w:div w:id="490175961">
          <w:marLeft w:val="0"/>
          <w:marRight w:val="0"/>
          <w:marTop w:val="86"/>
          <w:marBottom w:val="0"/>
          <w:divBdr>
            <w:top w:val="none" w:sz="0" w:space="0" w:color="auto"/>
            <w:left w:val="none" w:sz="0" w:space="0" w:color="auto"/>
            <w:bottom w:val="none" w:sz="0" w:space="0" w:color="auto"/>
            <w:right w:val="none" w:sz="0" w:space="0" w:color="auto"/>
          </w:divBdr>
        </w:div>
        <w:div w:id="1623808735">
          <w:marLeft w:val="0"/>
          <w:marRight w:val="0"/>
          <w:marTop w:val="86"/>
          <w:marBottom w:val="0"/>
          <w:divBdr>
            <w:top w:val="none" w:sz="0" w:space="0" w:color="auto"/>
            <w:left w:val="none" w:sz="0" w:space="0" w:color="auto"/>
            <w:bottom w:val="none" w:sz="0" w:space="0" w:color="auto"/>
            <w:right w:val="none" w:sz="0" w:space="0" w:color="auto"/>
          </w:divBdr>
        </w:div>
        <w:div w:id="1926331251">
          <w:marLeft w:val="0"/>
          <w:marRight w:val="0"/>
          <w:marTop w:val="86"/>
          <w:marBottom w:val="0"/>
          <w:divBdr>
            <w:top w:val="none" w:sz="0" w:space="0" w:color="auto"/>
            <w:left w:val="none" w:sz="0" w:space="0" w:color="auto"/>
            <w:bottom w:val="none" w:sz="0" w:space="0" w:color="auto"/>
            <w:right w:val="none" w:sz="0" w:space="0" w:color="auto"/>
          </w:divBdr>
        </w:div>
      </w:divsChild>
    </w:div>
    <w:div w:id="530152106">
      <w:bodyDiv w:val="1"/>
      <w:marLeft w:val="0"/>
      <w:marRight w:val="0"/>
      <w:marTop w:val="0"/>
      <w:marBottom w:val="0"/>
      <w:divBdr>
        <w:top w:val="none" w:sz="0" w:space="0" w:color="auto"/>
        <w:left w:val="none" w:sz="0" w:space="0" w:color="auto"/>
        <w:bottom w:val="none" w:sz="0" w:space="0" w:color="auto"/>
        <w:right w:val="none" w:sz="0" w:space="0" w:color="auto"/>
      </w:divBdr>
      <w:divsChild>
        <w:div w:id="1498571270">
          <w:marLeft w:val="0"/>
          <w:marRight w:val="0"/>
          <w:marTop w:val="86"/>
          <w:marBottom w:val="0"/>
          <w:divBdr>
            <w:top w:val="none" w:sz="0" w:space="0" w:color="auto"/>
            <w:left w:val="none" w:sz="0" w:space="0" w:color="auto"/>
            <w:bottom w:val="none" w:sz="0" w:space="0" w:color="auto"/>
            <w:right w:val="none" w:sz="0" w:space="0" w:color="auto"/>
          </w:divBdr>
        </w:div>
        <w:div w:id="1762603152">
          <w:marLeft w:val="0"/>
          <w:marRight w:val="0"/>
          <w:marTop w:val="86"/>
          <w:marBottom w:val="0"/>
          <w:divBdr>
            <w:top w:val="none" w:sz="0" w:space="0" w:color="auto"/>
            <w:left w:val="none" w:sz="0" w:space="0" w:color="auto"/>
            <w:bottom w:val="none" w:sz="0" w:space="0" w:color="auto"/>
            <w:right w:val="none" w:sz="0" w:space="0" w:color="auto"/>
          </w:divBdr>
        </w:div>
        <w:div w:id="2123064761">
          <w:marLeft w:val="0"/>
          <w:marRight w:val="0"/>
          <w:marTop w:val="86"/>
          <w:marBottom w:val="0"/>
          <w:divBdr>
            <w:top w:val="none" w:sz="0" w:space="0" w:color="auto"/>
            <w:left w:val="none" w:sz="0" w:space="0" w:color="auto"/>
            <w:bottom w:val="none" w:sz="0" w:space="0" w:color="auto"/>
            <w:right w:val="none" w:sz="0" w:space="0" w:color="auto"/>
          </w:divBdr>
        </w:div>
      </w:divsChild>
    </w:div>
    <w:div w:id="532504153">
      <w:bodyDiv w:val="1"/>
      <w:marLeft w:val="0"/>
      <w:marRight w:val="0"/>
      <w:marTop w:val="0"/>
      <w:marBottom w:val="0"/>
      <w:divBdr>
        <w:top w:val="none" w:sz="0" w:space="0" w:color="auto"/>
        <w:left w:val="none" w:sz="0" w:space="0" w:color="auto"/>
        <w:bottom w:val="none" w:sz="0" w:space="0" w:color="auto"/>
        <w:right w:val="none" w:sz="0" w:space="0" w:color="auto"/>
      </w:divBdr>
      <w:divsChild>
        <w:div w:id="1510867378">
          <w:marLeft w:val="1166"/>
          <w:marRight w:val="0"/>
          <w:marTop w:val="0"/>
          <w:marBottom w:val="0"/>
          <w:divBdr>
            <w:top w:val="none" w:sz="0" w:space="0" w:color="auto"/>
            <w:left w:val="none" w:sz="0" w:space="0" w:color="auto"/>
            <w:bottom w:val="none" w:sz="0" w:space="0" w:color="auto"/>
            <w:right w:val="none" w:sz="0" w:space="0" w:color="auto"/>
          </w:divBdr>
        </w:div>
      </w:divsChild>
    </w:div>
    <w:div w:id="549001751">
      <w:bodyDiv w:val="1"/>
      <w:marLeft w:val="0"/>
      <w:marRight w:val="0"/>
      <w:marTop w:val="0"/>
      <w:marBottom w:val="0"/>
      <w:divBdr>
        <w:top w:val="none" w:sz="0" w:space="0" w:color="auto"/>
        <w:left w:val="none" w:sz="0" w:space="0" w:color="auto"/>
        <w:bottom w:val="none" w:sz="0" w:space="0" w:color="auto"/>
        <w:right w:val="none" w:sz="0" w:space="0" w:color="auto"/>
      </w:divBdr>
    </w:div>
    <w:div w:id="552276346">
      <w:bodyDiv w:val="1"/>
      <w:marLeft w:val="0"/>
      <w:marRight w:val="0"/>
      <w:marTop w:val="0"/>
      <w:marBottom w:val="0"/>
      <w:divBdr>
        <w:top w:val="none" w:sz="0" w:space="0" w:color="auto"/>
        <w:left w:val="none" w:sz="0" w:space="0" w:color="auto"/>
        <w:bottom w:val="none" w:sz="0" w:space="0" w:color="auto"/>
        <w:right w:val="none" w:sz="0" w:space="0" w:color="auto"/>
      </w:divBdr>
    </w:div>
    <w:div w:id="555052493">
      <w:bodyDiv w:val="1"/>
      <w:marLeft w:val="0"/>
      <w:marRight w:val="0"/>
      <w:marTop w:val="0"/>
      <w:marBottom w:val="0"/>
      <w:divBdr>
        <w:top w:val="none" w:sz="0" w:space="0" w:color="auto"/>
        <w:left w:val="none" w:sz="0" w:space="0" w:color="auto"/>
        <w:bottom w:val="none" w:sz="0" w:space="0" w:color="auto"/>
        <w:right w:val="none" w:sz="0" w:space="0" w:color="auto"/>
      </w:divBdr>
      <w:divsChild>
        <w:div w:id="1063409440">
          <w:marLeft w:val="547"/>
          <w:marRight w:val="0"/>
          <w:marTop w:val="96"/>
          <w:marBottom w:val="0"/>
          <w:divBdr>
            <w:top w:val="none" w:sz="0" w:space="0" w:color="auto"/>
            <w:left w:val="none" w:sz="0" w:space="0" w:color="auto"/>
            <w:bottom w:val="none" w:sz="0" w:space="0" w:color="auto"/>
            <w:right w:val="none" w:sz="0" w:space="0" w:color="auto"/>
          </w:divBdr>
        </w:div>
        <w:div w:id="1430663465">
          <w:marLeft w:val="547"/>
          <w:marRight w:val="0"/>
          <w:marTop w:val="96"/>
          <w:marBottom w:val="0"/>
          <w:divBdr>
            <w:top w:val="none" w:sz="0" w:space="0" w:color="auto"/>
            <w:left w:val="none" w:sz="0" w:space="0" w:color="auto"/>
            <w:bottom w:val="none" w:sz="0" w:space="0" w:color="auto"/>
            <w:right w:val="none" w:sz="0" w:space="0" w:color="auto"/>
          </w:divBdr>
        </w:div>
        <w:div w:id="1605723591">
          <w:marLeft w:val="547"/>
          <w:marRight w:val="0"/>
          <w:marTop w:val="96"/>
          <w:marBottom w:val="0"/>
          <w:divBdr>
            <w:top w:val="none" w:sz="0" w:space="0" w:color="auto"/>
            <w:left w:val="none" w:sz="0" w:space="0" w:color="auto"/>
            <w:bottom w:val="none" w:sz="0" w:space="0" w:color="auto"/>
            <w:right w:val="none" w:sz="0" w:space="0" w:color="auto"/>
          </w:divBdr>
        </w:div>
        <w:div w:id="2017684340">
          <w:marLeft w:val="547"/>
          <w:marRight w:val="0"/>
          <w:marTop w:val="96"/>
          <w:marBottom w:val="0"/>
          <w:divBdr>
            <w:top w:val="none" w:sz="0" w:space="0" w:color="auto"/>
            <w:left w:val="none" w:sz="0" w:space="0" w:color="auto"/>
            <w:bottom w:val="none" w:sz="0" w:space="0" w:color="auto"/>
            <w:right w:val="none" w:sz="0" w:space="0" w:color="auto"/>
          </w:divBdr>
        </w:div>
      </w:divsChild>
    </w:div>
    <w:div w:id="556547392">
      <w:bodyDiv w:val="1"/>
      <w:marLeft w:val="0"/>
      <w:marRight w:val="0"/>
      <w:marTop w:val="0"/>
      <w:marBottom w:val="0"/>
      <w:divBdr>
        <w:top w:val="none" w:sz="0" w:space="0" w:color="auto"/>
        <w:left w:val="none" w:sz="0" w:space="0" w:color="auto"/>
        <w:bottom w:val="none" w:sz="0" w:space="0" w:color="auto"/>
        <w:right w:val="none" w:sz="0" w:space="0" w:color="auto"/>
      </w:divBdr>
    </w:div>
    <w:div w:id="556822941">
      <w:bodyDiv w:val="1"/>
      <w:marLeft w:val="0"/>
      <w:marRight w:val="0"/>
      <w:marTop w:val="0"/>
      <w:marBottom w:val="0"/>
      <w:divBdr>
        <w:top w:val="none" w:sz="0" w:space="0" w:color="auto"/>
        <w:left w:val="none" w:sz="0" w:space="0" w:color="auto"/>
        <w:bottom w:val="none" w:sz="0" w:space="0" w:color="auto"/>
        <w:right w:val="none" w:sz="0" w:space="0" w:color="auto"/>
      </w:divBdr>
    </w:div>
    <w:div w:id="563758070">
      <w:bodyDiv w:val="1"/>
      <w:marLeft w:val="0"/>
      <w:marRight w:val="0"/>
      <w:marTop w:val="0"/>
      <w:marBottom w:val="0"/>
      <w:divBdr>
        <w:top w:val="none" w:sz="0" w:space="0" w:color="auto"/>
        <w:left w:val="none" w:sz="0" w:space="0" w:color="auto"/>
        <w:bottom w:val="none" w:sz="0" w:space="0" w:color="auto"/>
        <w:right w:val="none" w:sz="0" w:space="0" w:color="auto"/>
      </w:divBdr>
    </w:div>
    <w:div w:id="575630571">
      <w:bodyDiv w:val="1"/>
      <w:marLeft w:val="0"/>
      <w:marRight w:val="0"/>
      <w:marTop w:val="0"/>
      <w:marBottom w:val="0"/>
      <w:divBdr>
        <w:top w:val="none" w:sz="0" w:space="0" w:color="auto"/>
        <w:left w:val="none" w:sz="0" w:space="0" w:color="auto"/>
        <w:bottom w:val="none" w:sz="0" w:space="0" w:color="auto"/>
        <w:right w:val="none" w:sz="0" w:space="0" w:color="auto"/>
      </w:divBdr>
    </w:div>
    <w:div w:id="606498633">
      <w:bodyDiv w:val="1"/>
      <w:marLeft w:val="0"/>
      <w:marRight w:val="0"/>
      <w:marTop w:val="0"/>
      <w:marBottom w:val="0"/>
      <w:divBdr>
        <w:top w:val="none" w:sz="0" w:space="0" w:color="auto"/>
        <w:left w:val="none" w:sz="0" w:space="0" w:color="auto"/>
        <w:bottom w:val="none" w:sz="0" w:space="0" w:color="auto"/>
        <w:right w:val="none" w:sz="0" w:space="0" w:color="auto"/>
      </w:divBdr>
    </w:div>
    <w:div w:id="622618506">
      <w:bodyDiv w:val="1"/>
      <w:marLeft w:val="0"/>
      <w:marRight w:val="0"/>
      <w:marTop w:val="0"/>
      <w:marBottom w:val="0"/>
      <w:divBdr>
        <w:top w:val="none" w:sz="0" w:space="0" w:color="auto"/>
        <w:left w:val="none" w:sz="0" w:space="0" w:color="auto"/>
        <w:bottom w:val="none" w:sz="0" w:space="0" w:color="auto"/>
        <w:right w:val="none" w:sz="0" w:space="0" w:color="auto"/>
      </w:divBdr>
      <w:divsChild>
        <w:div w:id="123429318">
          <w:marLeft w:val="0"/>
          <w:marRight w:val="0"/>
          <w:marTop w:val="86"/>
          <w:marBottom w:val="0"/>
          <w:divBdr>
            <w:top w:val="none" w:sz="0" w:space="0" w:color="auto"/>
            <w:left w:val="none" w:sz="0" w:space="0" w:color="auto"/>
            <w:bottom w:val="none" w:sz="0" w:space="0" w:color="auto"/>
            <w:right w:val="none" w:sz="0" w:space="0" w:color="auto"/>
          </w:divBdr>
        </w:div>
        <w:div w:id="345442018">
          <w:marLeft w:val="0"/>
          <w:marRight w:val="0"/>
          <w:marTop w:val="86"/>
          <w:marBottom w:val="0"/>
          <w:divBdr>
            <w:top w:val="none" w:sz="0" w:space="0" w:color="auto"/>
            <w:left w:val="none" w:sz="0" w:space="0" w:color="auto"/>
            <w:bottom w:val="none" w:sz="0" w:space="0" w:color="auto"/>
            <w:right w:val="none" w:sz="0" w:space="0" w:color="auto"/>
          </w:divBdr>
        </w:div>
        <w:div w:id="644434367">
          <w:marLeft w:val="0"/>
          <w:marRight w:val="0"/>
          <w:marTop w:val="86"/>
          <w:marBottom w:val="0"/>
          <w:divBdr>
            <w:top w:val="none" w:sz="0" w:space="0" w:color="auto"/>
            <w:left w:val="none" w:sz="0" w:space="0" w:color="auto"/>
            <w:bottom w:val="none" w:sz="0" w:space="0" w:color="auto"/>
            <w:right w:val="none" w:sz="0" w:space="0" w:color="auto"/>
          </w:divBdr>
        </w:div>
        <w:div w:id="1355886643">
          <w:marLeft w:val="0"/>
          <w:marRight w:val="0"/>
          <w:marTop w:val="86"/>
          <w:marBottom w:val="0"/>
          <w:divBdr>
            <w:top w:val="none" w:sz="0" w:space="0" w:color="auto"/>
            <w:left w:val="none" w:sz="0" w:space="0" w:color="auto"/>
            <w:bottom w:val="none" w:sz="0" w:space="0" w:color="auto"/>
            <w:right w:val="none" w:sz="0" w:space="0" w:color="auto"/>
          </w:divBdr>
        </w:div>
        <w:div w:id="1584099551">
          <w:marLeft w:val="0"/>
          <w:marRight w:val="0"/>
          <w:marTop w:val="86"/>
          <w:marBottom w:val="0"/>
          <w:divBdr>
            <w:top w:val="none" w:sz="0" w:space="0" w:color="auto"/>
            <w:left w:val="none" w:sz="0" w:space="0" w:color="auto"/>
            <w:bottom w:val="none" w:sz="0" w:space="0" w:color="auto"/>
            <w:right w:val="none" w:sz="0" w:space="0" w:color="auto"/>
          </w:divBdr>
        </w:div>
        <w:div w:id="1872641654">
          <w:marLeft w:val="0"/>
          <w:marRight w:val="0"/>
          <w:marTop w:val="86"/>
          <w:marBottom w:val="0"/>
          <w:divBdr>
            <w:top w:val="none" w:sz="0" w:space="0" w:color="auto"/>
            <w:left w:val="none" w:sz="0" w:space="0" w:color="auto"/>
            <w:bottom w:val="none" w:sz="0" w:space="0" w:color="auto"/>
            <w:right w:val="none" w:sz="0" w:space="0" w:color="auto"/>
          </w:divBdr>
        </w:div>
        <w:div w:id="1884979001">
          <w:marLeft w:val="0"/>
          <w:marRight w:val="0"/>
          <w:marTop w:val="86"/>
          <w:marBottom w:val="0"/>
          <w:divBdr>
            <w:top w:val="none" w:sz="0" w:space="0" w:color="auto"/>
            <w:left w:val="none" w:sz="0" w:space="0" w:color="auto"/>
            <w:bottom w:val="none" w:sz="0" w:space="0" w:color="auto"/>
            <w:right w:val="none" w:sz="0" w:space="0" w:color="auto"/>
          </w:divBdr>
        </w:div>
      </w:divsChild>
    </w:div>
    <w:div w:id="627325352">
      <w:bodyDiv w:val="1"/>
      <w:marLeft w:val="0"/>
      <w:marRight w:val="0"/>
      <w:marTop w:val="0"/>
      <w:marBottom w:val="0"/>
      <w:divBdr>
        <w:top w:val="none" w:sz="0" w:space="0" w:color="auto"/>
        <w:left w:val="none" w:sz="0" w:space="0" w:color="auto"/>
        <w:bottom w:val="none" w:sz="0" w:space="0" w:color="auto"/>
        <w:right w:val="none" w:sz="0" w:space="0" w:color="auto"/>
      </w:divBdr>
    </w:div>
    <w:div w:id="640037962">
      <w:bodyDiv w:val="1"/>
      <w:marLeft w:val="0"/>
      <w:marRight w:val="0"/>
      <w:marTop w:val="0"/>
      <w:marBottom w:val="0"/>
      <w:divBdr>
        <w:top w:val="none" w:sz="0" w:space="0" w:color="auto"/>
        <w:left w:val="none" w:sz="0" w:space="0" w:color="auto"/>
        <w:bottom w:val="none" w:sz="0" w:space="0" w:color="auto"/>
        <w:right w:val="none" w:sz="0" w:space="0" w:color="auto"/>
      </w:divBdr>
    </w:div>
    <w:div w:id="662660978">
      <w:bodyDiv w:val="1"/>
      <w:marLeft w:val="0"/>
      <w:marRight w:val="0"/>
      <w:marTop w:val="0"/>
      <w:marBottom w:val="0"/>
      <w:divBdr>
        <w:top w:val="none" w:sz="0" w:space="0" w:color="auto"/>
        <w:left w:val="none" w:sz="0" w:space="0" w:color="auto"/>
        <w:bottom w:val="none" w:sz="0" w:space="0" w:color="auto"/>
        <w:right w:val="none" w:sz="0" w:space="0" w:color="auto"/>
      </w:divBdr>
    </w:div>
    <w:div w:id="666400558">
      <w:bodyDiv w:val="1"/>
      <w:marLeft w:val="0"/>
      <w:marRight w:val="0"/>
      <w:marTop w:val="0"/>
      <w:marBottom w:val="0"/>
      <w:divBdr>
        <w:top w:val="none" w:sz="0" w:space="0" w:color="auto"/>
        <w:left w:val="none" w:sz="0" w:space="0" w:color="auto"/>
        <w:bottom w:val="none" w:sz="0" w:space="0" w:color="auto"/>
        <w:right w:val="none" w:sz="0" w:space="0" w:color="auto"/>
      </w:divBdr>
    </w:div>
    <w:div w:id="685133945">
      <w:bodyDiv w:val="1"/>
      <w:marLeft w:val="0"/>
      <w:marRight w:val="0"/>
      <w:marTop w:val="0"/>
      <w:marBottom w:val="0"/>
      <w:divBdr>
        <w:top w:val="none" w:sz="0" w:space="0" w:color="auto"/>
        <w:left w:val="none" w:sz="0" w:space="0" w:color="auto"/>
        <w:bottom w:val="none" w:sz="0" w:space="0" w:color="auto"/>
        <w:right w:val="none" w:sz="0" w:space="0" w:color="auto"/>
      </w:divBdr>
    </w:div>
    <w:div w:id="685598404">
      <w:bodyDiv w:val="1"/>
      <w:marLeft w:val="0"/>
      <w:marRight w:val="0"/>
      <w:marTop w:val="0"/>
      <w:marBottom w:val="0"/>
      <w:divBdr>
        <w:top w:val="none" w:sz="0" w:space="0" w:color="auto"/>
        <w:left w:val="none" w:sz="0" w:space="0" w:color="auto"/>
        <w:bottom w:val="none" w:sz="0" w:space="0" w:color="auto"/>
        <w:right w:val="none" w:sz="0" w:space="0" w:color="auto"/>
      </w:divBdr>
    </w:div>
    <w:div w:id="698550833">
      <w:bodyDiv w:val="1"/>
      <w:marLeft w:val="0"/>
      <w:marRight w:val="0"/>
      <w:marTop w:val="0"/>
      <w:marBottom w:val="0"/>
      <w:divBdr>
        <w:top w:val="none" w:sz="0" w:space="0" w:color="auto"/>
        <w:left w:val="none" w:sz="0" w:space="0" w:color="auto"/>
        <w:bottom w:val="none" w:sz="0" w:space="0" w:color="auto"/>
        <w:right w:val="none" w:sz="0" w:space="0" w:color="auto"/>
      </w:divBdr>
      <w:divsChild>
        <w:div w:id="419300525">
          <w:marLeft w:val="0"/>
          <w:marRight w:val="0"/>
          <w:marTop w:val="86"/>
          <w:marBottom w:val="0"/>
          <w:divBdr>
            <w:top w:val="none" w:sz="0" w:space="0" w:color="auto"/>
            <w:left w:val="none" w:sz="0" w:space="0" w:color="auto"/>
            <w:bottom w:val="none" w:sz="0" w:space="0" w:color="auto"/>
            <w:right w:val="none" w:sz="0" w:space="0" w:color="auto"/>
          </w:divBdr>
        </w:div>
        <w:div w:id="1623851828">
          <w:marLeft w:val="0"/>
          <w:marRight w:val="0"/>
          <w:marTop w:val="86"/>
          <w:marBottom w:val="0"/>
          <w:divBdr>
            <w:top w:val="none" w:sz="0" w:space="0" w:color="auto"/>
            <w:left w:val="none" w:sz="0" w:space="0" w:color="auto"/>
            <w:bottom w:val="none" w:sz="0" w:space="0" w:color="auto"/>
            <w:right w:val="none" w:sz="0" w:space="0" w:color="auto"/>
          </w:divBdr>
        </w:div>
        <w:div w:id="1870341137">
          <w:marLeft w:val="0"/>
          <w:marRight w:val="0"/>
          <w:marTop w:val="86"/>
          <w:marBottom w:val="0"/>
          <w:divBdr>
            <w:top w:val="none" w:sz="0" w:space="0" w:color="auto"/>
            <w:left w:val="none" w:sz="0" w:space="0" w:color="auto"/>
            <w:bottom w:val="none" w:sz="0" w:space="0" w:color="auto"/>
            <w:right w:val="none" w:sz="0" w:space="0" w:color="auto"/>
          </w:divBdr>
        </w:div>
      </w:divsChild>
    </w:div>
    <w:div w:id="714354833">
      <w:bodyDiv w:val="1"/>
      <w:marLeft w:val="0"/>
      <w:marRight w:val="0"/>
      <w:marTop w:val="0"/>
      <w:marBottom w:val="0"/>
      <w:divBdr>
        <w:top w:val="none" w:sz="0" w:space="0" w:color="auto"/>
        <w:left w:val="none" w:sz="0" w:space="0" w:color="auto"/>
        <w:bottom w:val="none" w:sz="0" w:space="0" w:color="auto"/>
        <w:right w:val="none" w:sz="0" w:space="0" w:color="auto"/>
      </w:divBdr>
    </w:div>
    <w:div w:id="723480371">
      <w:bodyDiv w:val="1"/>
      <w:marLeft w:val="0"/>
      <w:marRight w:val="0"/>
      <w:marTop w:val="0"/>
      <w:marBottom w:val="0"/>
      <w:divBdr>
        <w:top w:val="none" w:sz="0" w:space="0" w:color="auto"/>
        <w:left w:val="none" w:sz="0" w:space="0" w:color="auto"/>
        <w:bottom w:val="none" w:sz="0" w:space="0" w:color="auto"/>
        <w:right w:val="none" w:sz="0" w:space="0" w:color="auto"/>
      </w:divBdr>
    </w:div>
    <w:div w:id="726878361">
      <w:bodyDiv w:val="1"/>
      <w:marLeft w:val="0"/>
      <w:marRight w:val="0"/>
      <w:marTop w:val="0"/>
      <w:marBottom w:val="0"/>
      <w:divBdr>
        <w:top w:val="none" w:sz="0" w:space="0" w:color="auto"/>
        <w:left w:val="none" w:sz="0" w:space="0" w:color="auto"/>
        <w:bottom w:val="none" w:sz="0" w:space="0" w:color="auto"/>
        <w:right w:val="none" w:sz="0" w:space="0" w:color="auto"/>
      </w:divBdr>
    </w:div>
    <w:div w:id="747197064">
      <w:bodyDiv w:val="1"/>
      <w:marLeft w:val="0"/>
      <w:marRight w:val="0"/>
      <w:marTop w:val="0"/>
      <w:marBottom w:val="0"/>
      <w:divBdr>
        <w:top w:val="none" w:sz="0" w:space="0" w:color="auto"/>
        <w:left w:val="none" w:sz="0" w:space="0" w:color="auto"/>
        <w:bottom w:val="none" w:sz="0" w:space="0" w:color="auto"/>
        <w:right w:val="none" w:sz="0" w:space="0" w:color="auto"/>
      </w:divBdr>
    </w:div>
    <w:div w:id="754744026">
      <w:bodyDiv w:val="1"/>
      <w:marLeft w:val="0"/>
      <w:marRight w:val="0"/>
      <w:marTop w:val="0"/>
      <w:marBottom w:val="0"/>
      <w:divBdr>
        <w:top w:val="none" w:sz="0" w:space="0" w:color="auto"/>
        <w:left w:val="none" w:sz="0" w:space="0" w:color="auto"/>
        <w:bottom w:val="none" w:sz="0" w:space="0" w:color="auto"/>
        <w:right w:val="none" w:sz="0" w:space="0" w:color="auto"/>
      </w:divBdr>
    </w:div>
    <w:div w:id="757756697">
      <w:bodyDiv w:val="1"/>
      <w:marLeft w:val="0"/>
      <w:marRight w:val="0"/>
      <w:marTop w:val="0"/>
      <w:marBottom w:val="0"/>
      <w:divBdr>
        <w:top w:val="none" w:sz="0" w:space="0" w:color="auto"/>
        <w:left w:val="none" w:sz="0" w:space="0" w:color="auto"/>
        <w:bottom w:val="none" w:sz="0" w:space="0" w:color="auto"/>
        <w:right w:val="none" w:sz="0" w:space="0" w:color="auto"/>
      </w:divBdr>
      <w:divsChild>
        <w:div w:id="281959936">
          <w:marLeft w:val="0"/>
          <w:marRight w:val="0"/>
          <w:marTop w:val="86"/>
          <w:marBottom w:val="0"/>
          <w:divBdr>
            <w:top w:val="none" w:sz="0" w:space="0" w:color="auto"/>
            <w:left w:val="none" w:sz="0" w:space="0" w:color="auto"/>
            <w:bottom w:val="none" w:sz="0" w:space="0" w:color="auto"/>
            <w:right w:val="none" w:sz="0" w:space="0" w:color="auto"/>
          </w:divBdr>
        </w:div>
        <w:div w:id="574751923">
          <w:marLeft w:val="0"/>
          <w:marRight w:val="0"/>
          <w:marTop w:val="86"/>
          <w:marBottom w:val="0"/>
          <w:divBdr>
            <w:top w:val="none" w:sz="0" w:space="0" w:color="auto"/>
            <w:left w:val="none" w:sz="0" w:space="0" w:color="auto"/>
            <w:bottom w:val="none" w:sz="0" w:space="0" w:color="auto"/>
            <w:right w:val="none" w:sz="0" w:space="0" w:color="auto"/>
          </w:divBdr>
        </w:div>
        <w:div w:id="758404073">
          <w:marLeft w:val="0"/>
          <w:marRight w:val="0"/>
          <w:marTop w:val="86"/>
          <w:marBottom w:val="0"/>
          <w:divBdr>
            <w:top w:val="none" w:sz="0" w:space="0" w:color="auto"/>
            <w:left w:val="none" w:sz="0" w:space="0" w:color="auto"/>
            <w:bottom w:val="none" w:sz="0" w:space="0" w:color="auto"/>
            <w:right w:val="none" w:sz="0" w:space="0" w:color="auto"/>
          </w:divBdr>
        </w:div>
        <w:div w:id="1088573196">
          <w:marLeft w:val="0"/>
          <w:marRight w:val="0"/>
          <w:marTop w:val="86"/>
          <w:marBottom w:val="0"/>
          <w:divBdr>
            <w:top w:val="none" w:sz="0" w:space="0" w:color="auto"/>
            <w:left w:val="none" w:sz="0" w:space="0" w:color="auto"/>
            <w:bottom w:val="none" w:sz="0" w:space="0" w:color="auto"/>
            <w:right w:val="none" w:sz="0" w:space="0" w:color="auto"/>
          </w:divBdr>
        </w:div>
        <w:div w:id="1902978500">
          <w:marLeft w:val="0"/>
          <w:marRight w:val="0"/>
          <w:marTop w:val="86"/>
          <w:marBottom w:val="0"/>
          <w:divBdr>
            <w:top w:val="none" w:sz="0" w:space="0" w:color="auto"/>
            <w:left w:val="none" w:sz="0" w:space="0" w:color="auto"/>
            <w:bottom w:val="none" w:sz="0" w:space="0" w:color="auto"/>
            <w:right w:val="none" w:sz="0" w:space="0" w:color="auto"/>
          </w:divBdr>
        </w:div>
        <w:div w:id="1922596177">
          <w:marLeft w:val="0"/>
          <w:marRight w:val="0"/>
          <w:marTop w:val="86"/>
          <w:marBottom w:val="0"/>
          <w:divBdr>
            <w:top w:val="none" w:sz="0" w:space="0" w:color="auto"/>
            <w:left w:val="none" w:sz="0" w:space="0" w:color="auto"/>
            <w:bottom w:val="none" w:sz="0" w:space="0" w:color="auto"/>
            <w:right w:val="none" w:sz="0" w:space="0" w:color="auto"/>
          </w:divBdr>
        </w:div>
        <w:div w:id="1988852292">
          <w:marLeft w:val="0"/>
          <w:marRight w:val="0"/>
          <w:marTop w:val="86"/>
          <w:marBottom w:val="0"/>
          <w:divBdr>
            <w:top w:val="none" w:sz="0" w:space="0" w:color="auto"/>
            <w:left w:val="none" w:sz="0" w:space="0" w:color="auto"/>
            <w:bottom w:val="none" w:sz="0" w:space="0" w:color="auto"/>
            <w:right w:val="none" w:sz="0" w:space="0" w:color="auto"/>
          </w:divBdr>
        </w:div>
      </w:divsChild>
    </w:div>
    <w:div w:id="763305164">
      <w:bodyDiv w:val="1"/>
      <w:marLeft w:val="0"/>
      <w:marRight w:val="0"/>
      <w:marTop w:val="0"/>
      <w:marBottom w:val="0"/>
      <w:divBdr>
        <w:top w:val="none" w:sz="0" w:space="0" w:color="auto"/>
        <w:left w:val="none" w:sz="0" w:space="0" w:color="auto"/>
        <w:bottom w:val="none" w:sz="0" w:space="0" w:color="auto"/>
        <w:right w:val="none" w:sz="0" w:space="0" w:color="auto"/>
      </w:divBdr>
      <w:divsChild>
        <w:div w:id="122816859">
          <w:marLeft w:val="0"/>
          <w:marRight w:val="0"/>
          <w:marTop w:val="86"/>
          <w:marBottom w:val="0"/>
          <w:divBdr>
            <w:top w:val="none" w:sz="0" w:space="0" w:color="auto"/>
            <w:left w:val="none" w:sz="0" w:space="0" w:color="auto"/>
            <w:bottom w:val="none" w:sz="0" w:space="0" w:color="auto"/>
            <w:right w:val="none" w:sz="0" w:space="0" w:color="auto"/>
          </w:divBdr>
        </w:div>
        <w:div w:id="195507629">
          <w:marLeft w:val="0"/>
          <w:marRight w:val="0"/>
          <w:marTop w:val="86"/>
          <w:marBottom w:val="0"/>
          <w:divBdr>
            <w:top w:val="none" w:sz="0" w:space="0" w:color="auto"/>
            <w:left w:val="none" w:sz="0" w:space="0" w:color="auto"/>
            <w:bottom w:val="none" w:sz="0" w:space="0" w:color="auto"/>
            <w:right w:val="none" w:sz="0" w:space="0" w:color="auto"/>
          </w:divBdr>
        </w:div>
        <w:div w:id="819463593">
          <w:marLeft w:val="0"/>
          <w:marRight w:val="0"/>
          <w:marTop w:val="86"/>
          <w:marBottom w:val="0"/>
          <w:divBdr>
            <w:top w:val="none" w:sz="0" w:space="0" w:color="auto"/>
            <w:left w:val="none" w:sz="0" w:space="0" w:color="auto"/>
            <w:bottom w:val="none" w:sz="0" w:space="0" w:color="auto"/>
            <w:right w:val="none" w:sz="0" w:space="0" w:color="auto"/>
          </w:divBdr>
        </w:div>
        <w:div w:id="1662195958">
          <w:marLeft w:val="0"/>
          <w:marRight w:val="0"/>
          <w:marTop w:val="86"/>
          <w:marBottom w:val="0"/>
          <w:divBdr>
            <w:top w:val="none" w:sz="0" w:space="0" w:color="auto"/>
            <w:left w:val="none" w:sz="0" w:space="0" w:color="auto"/>
            <w:bottom w:val="none" w:sz="0" w:space="0" w:color="auto"/>
            <w:right w:val="none" w:sz="0" w:space="0" w:color="auto"/>
          </w:divBdr>
        </w:div>
      </w:divsChild>
    </w:div>
    <w:div w:id="769929413">
      <w:bodyDiv w:val="1"/>
      <w:marLeft w:val="0"/>
      <w:marRight w:val="0"/>
      <w:marTop w:val="0"/>
      <w:marBottom w:val="0"/>
      <w:divBdr>
        <w:top w:val="none" w:sz="0" w:space="0" w:color="auto"/>
        <w:left w:val="none" w:sz="0" w:space="0" w:color="auto"/>
        <w:bottom w:val="none" w:sz="0" w:space="0" w:color="auto"/>
        <w:right w:val="none" w:sz="0" w:space="0" w:color="auto"/>
      </w:divBdr>
    </w:div>
    <w:div w:id="773088715">
      <w:bodyDiv w:val="1"/>
      <w:marLeft w:val="0"/>
      <w:marRight w:val="0"/>
      <w:marTop w:val="0"/>
      <w:marBottom w:val="0"/>
      <w:divBdr>
        <w:top w:val="none" w:sz="0" w:space="0" w:color="auto"/>
        <w:left w:val="none" w:sz="0" w:space="0" w:color="auto"/>
        <w:bottom w:val="none" w:sz="0" w:space="0" w:color="auto"/>
        <w:right w:val="none" w:sz="0" w:space="0" w:color="auto"/>
      </w:divBdr>
      <w:divsChild>
        <w:div w:id="341590262">
          <w:marLeft w:val="1166"/>
          <w:marRight w:val="0"/>
          <w:marTop w:val="0"/>
          <w:marBottom w:val="0"/>
          <w:divBdr>
            <w:top w:val="none" w:sz="0" w:space="0" w:color="auto"/>
            <w:left w:val="none" w:sz="0" w:space="0" w:color="auto"/>
            <w:bottom w:val="none" w:sz="0" w:space="0" w:color="auto"/>
            <w:right w:val="none" w:sz="0" w:space="0" w:color="auto"/>
          </w:divBdr>
        </w:div>
        <w:div w:id="2030712607">
          <w:marLeft w:val="1166"/>
          <w:marRight w:val="0"/>
          <w:marTop w:val="0"/>
          <w:marBottom w:val="0"/>
          <w:divBdr>
            <w:top w:val="none" w:sz="0" w:space="0" w:color="auto"/>
            <w:left w:val="none" w:sz="0" w:space="0" w:color="auto"/>
            <w:bottom w:val="none" w:sz="0" w:space="0" w:color="auto"/>
            <w:right w:val="none" w:sz="0" w:space="0" w:color="auto"/>
          </w:divBdr>
        </w:div>
      </w:divsChild>
    </w:div>
    <w:div w:id="781074733">
      <w:bodyDiv w:val="1"/>
      <w:marLeft w:val="0"/>
      <w:marRight w:val="0"/>
      <w:marTop w:val="0"/>
      <w:marBottom w:val="0"/>
      <w:divBdr>
        <w:top w:val="none" w:sz="0" w:space="0" w:color="auto"/>
        <w:left w:val="none" w:sz="0" w:space="0" w:color="auto"/>
        <w:bottom w:val="none" w:sz="0" w:space="0" w:color="auto"/>
        <w:right w:val="none" w:sz="0" w:space="0" w:color="auto"/>
      </w:divBdr>
    </w:div>
    <w:div w:id="782381894">
      <w:bodyDiv w:val="1"/>
      <w:marLeft w:val="0"/>
      <w:marRight w:val="0"/>
      <w:marTop w:val="0"/>
      <w:marBottom w:val="0"/>
      <w:divBdr>
        <w:top w:val="none" w:sz="0" w:space="0" w:color="auto"/>
        <w:left w:val="none" w:sz="0" w:space="0" w:color="auto"/>
        <w:bottom w:val="none" w:sz="0" w:space="0" w:color="auto"/>
        <w:right w:val="none" w:sz="0" w:space="0" w:color="auto"/>
      </w:divBdr>
    </w:div>
    <w:div w:id="792019184">
      <w:bodyDiv w:val="1"/>
      <w:marLeft w:val="0"/>
      <w:marRight w:val="0"/>
      <w:marTop w:val="0"/>
      <w:marBottom w:val="0"/>
      <w:divBdr>
        <w:top w:val="none" w:sz="0" w:space="0" w:color="auto"/>
        <w:left w:val="none" w:sz="0" w:space="0" w:color="auto"/>
        <w:bottom w:val="none" w:sz="0" w:space="0" w:color="auto"/>
        <w:right w:val="none" w:sz="0" w:space="0" w:color="auto"/>
      </w:divBdr>
    </w:div>
    <w:div w:id="792555667">
      <w:bodyDiv w:val="1"/>
      <w:marLeft w:val="0"/>
      <w:marRight w:val="0"/>
      <w:marTop w:val="0"/>
      <w:marBottom w:val="0"/>
      <w:divBdr>
        <w:top w:val="none" w:sz="0" w:space="0" w:color="auto"/>
        <w:left w:val="none" w:sz="0" w:space="0" w:color="auto"/>
        <w:bottom w:val="none" w:sz="0" w:space="0" w:color="auto"/>
        <w:right w:val="none" w:sz="0" w:space="0" w:color="auto"/>
      </w:divBdr>
    </w:div>
    <w:div w:id="796263116">
      <w:bodyDiv w:val="1"/>
      <w:marLeft w:val="0"/>
      <w:marRight w:val="0"/>
      <w:marTop w:val="0"/>
      <w:marBottom w:val="0"/>
      <w:divBdr>
        <w:top w:val="none" w:sz="0" w:space="0" w:color="auto"/>
        <w:left w:val="none" w:sz="0" w:space="0" w:color="auto"/>
        <w:bottom w:val="none" w:sz="0" w:space="0" w:color="auto"/>
        <w:right w:val="none" w:sz="0" w:space="0" w:color="auto"/>
      </w:divBdr>
      <w:divsChild>
        <w:div w:id="187762920">
          <w:marLeft w:val="2520"/>
          <w:marRight w:val="0"/>
          <w:marTop w:val="86"/>
          <w:marBottom w:val="0"/>
          <w:divBdr>
            <w:top w:val="none" w:sz="0" w:space="0" w:color="auto"/>
            <w:left w:val="none" w:sz="0" w:space="0" w:color="auto"/>
            <w:bottom w:val="none" w:sz="0" w:space="0" w:color="auto"/>
            <w:right w:val="none" w:sz="0" w:space="0" w:color="auto"/>
          </w:divBdr>
        </w:div>
        <w:div w:id="515458321">
          <w:marLeft w:val="2520"/>
          <w:marRight w:val="0"/>
          <w:marTop w:val="86"/>
          <w:marBottom w:val="0"/>
          <w:divBdr>
            <w:top w:val="none" w:sz="0" w:space="0" w:color="auto"/>
            <w:left w:val="none" w:sz="0" w:space="0" w:color="auto"/>
            <w:bottom w:val="none" w:sz="0" w:space="0" w:color="auto"/>
            <w:right w:val="none" w:sz="0" w:space="0" w:color="auto"/>
          </w:divBdr>
        </w:div>
        <w:div w:id="631642450">
          <w:marLeft w:val="1800"/>
          <w:marRight w:val="0"/>
          <w:marTop w:val="115"/>
          <w:marBottom w:val="0"/>
          <w:divBdr>
            <w:top w:val="none" w:sz="0" w:space="0" w:color="auto"/>
            <w:left w:val="none" w:sz="0" w:space="0" w:color="auto"/>
            <w:bottom w:val="none" w:sz="0" w:space="0" w:color="auto"/>
            <w:right w:val="none" w:sz="0" w:space="0" w:color="auto"/>
          </w:divBdr>
        </w:div>
        <w:div w:id="811749134">
          <w:marLeft w:val="2520"/>
          <w:marRight w:val="0"/>
          <w:marTop w:val="86"/>
          <w:marBottom w:val="0"/>
          <w:divBdr>
            <w:top w:val="none" w:sz="0" w:space="0" w:color="auto"/>
            <w:left w:val="none" w:sz="0" w:space="0" w:color="auto"/>
            <w:bottom w:val="none" w:sz="0" w:space="0" w:color="auto"/>
            <w:right w:val="none" w:sz="0" w:space="0" w:color="auto"/>
          </w:divBdr>
        </w:div>
        <w:div w:id="935871136">
          <w:marLeft w:val="0"/>
          <w:marRight w:val="0"/>
          <w:marTop w:val="115"/>
          <w:marBottom w:val="0"/>
          <w:divBdr>
            <w:top w:val="none" w:sz="0" w:space="0" w:color="auto"/>
            <w:left w:val="none" w:sz="0" w:space="0" w:color="auto"/>
            <w:bottom w:val="none" w:sz="0" w:space="0" w:color="auto"/>
            <w:right w:val="none" w:sz="0" w:space="0" w:color="auto"/>
          </w:divBdr>
        </w:div>
        <w:div w:id="1422335655">
          <w:marLeft w:val="2520"/>
          <w:marRight w:val="0"/>
          <w:marTop w:val="96"/>
          <w:marBottom w:val="0"/>
          <w:divBdr>
            <w:top w:val="none" w:sz="0" w:space="0" w:color="auto"/>
            <w:left w:val="none" w:sz="0" w:space="0" w:color="auto"/>
            <w:bottom w:val="none" w:sz="0" w:space="0" w:color="auto"/>
            <w:right w:val="none" w:sz="0" w:space="0" w:color="auto"/>
          </w:divBdr>
        </w:div>
        <w:div w:id="1585333757">
          <w:marLeft w:val="1166"/>
          <w:marRight w:val="0"/>
          <w:marTop w:val="115"/>
          <w:marBottom w:val="0"/>
          <w:divBdr>
            <w:top w:val="none" w:sz="0" w:space="0" w:color="auto"/>
            <w:left w:val="none" w:sz="0" w:space="0" w:color="auto"/>
            <w:bottom w:val="none" w:sz="0" w:space="0" w:color="auto"/>
            <w:right w:val="none" w:sz="0" w:space="0" w:color="auto"/>
          </w:divBdr>
        </w:div>
      </w:divsChild>
    </w:div>
    <w:div w:id="805859110">
      <w:bodyDiv w:val="1"/>
      <w:marLeft w:val="0"/>
      <w:marRight w:val="0"/>
      <w:marTop w:val="0"/>
      <w:marBottom w:val="0"/>
      <w:divBdr>
        <w:top w:val="none" w:sz="0" w:space="0" w:color="auto"/>
        <w:left w:val="none" w:sz="0" w:space="0" w:color="auto"/>
        <w:bottom w:val="none" w:sz="0" w:space="0" w:color="auto"/>
        <w:right w:val="none" w:sz="0" w:space="0" w:color="auto"/>
      </w:divBdr>
    </w:div>
    <w:div w:id="815924532">
      <w:bodyDiv w:val="1"/>
      <w:marLeft w:val="0"/>
      <w:marRight w:val="0"/>
      <w:marTop w:val="0"/>
      <w:marBottom w:val="0"/>
      <w:divBdr>
        <w:top w:val="none" w:sz="0" w:space="0" w:color="auto"/>
        <w:left w:val="none" w:sz="0" w:space="0" w:color="auto"/>
        <w:bottom w:val="none" w:sz="0" w:space="0" w:color="auto"/>
        <w:right w:val="none" w:sz="0" w:space="0" w:color="auto"/>
      </w:divBdr>
    </w:div>
    <w:div w:id="832255040">
      <w:bodyDiv w:val="1"/>
      <w:marLeft w:val="0"/>
      <w:marRight w:val="0"/>
      <w:marTop w:val="0"/>
      <w:marBottom w:val="0"/>
      <w:divBdr>
        <w:top w:val="none" w:sz="0" w:space="0" w:color="auto"/>
        <w:left w:val="none" w:sz="0" w:space="0" w:color="auto"/>
        <w:bottom w:val="none" w:sz="0" w:space="0" w:color="auto"/>
        <w:right w:val="none" w:sz="0" w:space="0" w:color="auto"/>
      </w:divBdr>
    </w:div>
    <w:div w:id="834880638">
      <w:bodyDiv w:val="1"/>
      <w:marLeft w:val="0"/>
      <w:marRight w:val="0"/>
      <w:marTop w:val="0"/>
      <w:marBottom w:val="0"/>
      <w:divBdr>
        <w:top w:val="none" w:sz="0" w:space="0" w:color="auto"/>
        <w:left w:val="none" w:sz="0" w:space="0" w:color="auto"/>
        <w:bottom w:val="none" w:sz="0" w:space="0" w:color="auto"/>
        <w:right w:val="none" w:sz="0" w:space="0" w:color="auto"/>
      </w:divBdr>
    </w:div>
    <w:div w:id="844244750">
      <w:bodyDiv w:val="1"/>
      <w:marLeft w:val="0"/>
      <w:marRight w:val="0"/>
      <w:marTop w:val="0"/>
      <w:marBottom w:val="0"/>
      <w:divBdr>
        <w:top w:val="none" w:sz="0" w:space="0" w:color="auto"/>
        <w:left w:val="none" w:sz="0" w:space="0" w:color="auto"/>
        <w:bottom w:val="none" w:sz="0" w:space="0" w:color="auto"/>
        <w:right w:val="none" w:sz="0" w:space="0" w:color="auto"/>
      </w:divBdr>
    </w:div>
    <w:div w:id="849178292">
      <w:bodyDiv w:val="1"/>
      <w:marLeft w:val="0"/>
      <w:marRight w:val="0"/>
      <w:marTop w:val="0"/>
      <w:marBottom w:val="0"/>
      <w:divBdr>
        <w:top w:val="none" w:sz="0" w:space="0" w:color="auto"/>
        <w:left w:val="none" w:sz="0" w:space="0" w:color="auto"/>
        <w:bottom w:val="none" w:sz="0" w:space="0" w:color="auto"/>
        <w:right w:val="none" w:sz="0" w:space="0" w:color="auto"/>
      </w:divBdr>
    </w:div>
    <w:div w:id="868183483">
      <w:bodyDiv w:val="1"/>
      <w:marLeft w:val="0"/>
      <w:marRight w:val="0"/>
      <w:marTop w:val="0"/>
      <w:marBottom w:val="0"/>
      <w:divBdr>
        <w:top w:val="none" w:sz="0" w:space="0" w:color="auto"/>
        <w:left w:val="none" w:sz="0" w:space="0" w:color="auto"/>
        <w:bottom w:val="none" w:sz="0" w:space="0" w:color="auto"/>
        <w:right w:val="none" w:sz="0" w:space="0" w:color="auto"/>
      </w:divBdr>
    </w:div>
    <w:div w:id="869688392">
      <w:bodyDiv w:val="1"/>
      <w:marLeft w:val="0"/>
      <w:marRight w:val="0"/>
      <w:marTop w:val="0"/>
      <w:marBottom w:val="0"/>
      <w:divBdr>
        <w:top w:val="none" w:sz="0" w:space="0" w:color="auto"/>
        <w:left w:val="none" w:sz="0" w:space="0" w:color="auto"/>
        <w:bottom w:val="none" w:sz="0" w:space="0" w:color="auto"/>
        <w:right w:val="none" w:sz="0" w:space="0" w:color="auto"/>
      </w:divBdr>
    </w:div>
    <w:div w:id="869950447">
      <w:bodyDiv w:val="1"/>
      <w:marLeft w:val="0"/>
      <w:marRight w:val="0"/>
      <w:marTop w:val="0"/>
      <w:marBottom w:val="0"/>
      <w:divBdr>
        <w:top w:val="none" w:sz="0" w:space="0" w:color="auto"/>
        <w:left w:val="none" w:sz="0" w:space="0" w:color="auto"/>
        <w:bottom w:val="none" w:sz="0" w:space="0" w:color="auto"/>
        <w:right w:val="none" w:sz="0" w:space="0" w:color="auto"/>
      </w:divBdr>
      <w:divsChild>
        <w:div w:id="70741897">
          <w:marLeft w:val="0"/>
          <w:marRight w:val="0"/>
          <w:marTop w:val="60"/>
          <w:marBottom w:val="60"/>
          <w:divBdr>
            <w:top w:val="none" w:sz="0" w:space="0" w:color="auto"/>
            <w:left w:val="none" w:sz="0" w:space="0" w:color="auto"/>
            <w:bottom w:val="none" w:sz="0" w:space="0" w:color="auto"/>
            <w:right w:val="none" w:sz="0" w:space="0" w:color="auto"/>
          </w:divBdr>
        </w:div>
        <w:div w:id="110517259">
          <w:marLeft w:val="0"/>
          <w:marRight w:val="0"/>
          <w:marTop w:val="60"/>
          <w:marBottom w:val="60"/>
          <w:divBdr>
            <w:top w:val="none" w:sz="0" w:space="0" w:color="auto"/>
            <w:left w:val="none" w:sz="0" w:space="0" w:color="auto"/>
            <w:bottom w:val="none" w:sz="0" w:space="0" w:color="auto"/>
            <w:right w:val="none" w:sz="0" w:space="0" w:color="auto"/>
          </w:divBdr>
        </w:div>
        <w:div w:id="334038032">
          <w:marLeft w:val="0"/>
          <w:marRight w:val="0"/>
          <w:marTop w:val="60"/>
          <w:marBottom w:val="60"/>
          <w:divBdr>
            <w:top w:val="none" w:sz="0" w:space="0" w:color="auto"/>
            <w:left w:val="none" w:sz="0" w:space="0" w:color="auto"/>
            <w:bottom w:val="none" w:sz="0" w:space="0" w:color="auto"/>
            <w:right w:val="none" w:sz="0" w:space="0" w:color="auto"/>
          </w:divBdr>
        </w:div>
        <w:div w:id="532425070">
          <w:marLeft w:val="0"/>
          <w:marRight w:val="0"/>
          <w:marTop w:val="60"/>
          <w:marBottom w:val="60"/>
          <w:divBdr>
            <w:top w:val="none" w:sz="0" w:space="0" w:color="auto"/>
            <w:left w:val="none" w:sz="0" w:space="0" w:color="auto"/>
            <w:bottom w:val="none" w:sz="0" w:space="0" w:color="auto"/>
            <w:right w:val="none" w:sz="0" w:space="0" w:color="auto"/>
          </w:divBdr>
        </w:div>
        <w:div w:id="745997330">
          <w:marLeft w:val="0"/>
          <w:marRight w:val="0"/>
          <w:marTop w:val="60"/>
          <w:marBottom w:val="60"/>
          <w:divBdr>
            <w:top w:val="none" w:sz="0" w:space="0" w:color="auto"/>
            <w:left w:val="none" w:sz="0" w:space="0" w:color="auto"/>
            <w:bottom w:val="none" w:sz="0" w:space="0" w:color="auto"/>
            <w:right w:val="none" w:sz="0" w:space="0" w:color="auto"/>
          </w:divBdr>
        </w:div>
        <w:div w:id="831874234">
          <w:marLeft w:val="0"/>
          <w:marRight w:val="0"/>
          <w:marTop w:val="60"/>
          <w:marBottom w:val="60"/>
          <w:divBdr>
            <w:top w:val="none" w:sz="0" w:space="0" w:color="auto"/>
            <w:left w:val="none" w:sz="0" w:space="0" w:color="auto"/>
            <w:bottom w:val="none" w:sz="0" w:space="0" w:color="auto"/>
            <w:right w:val="none" w:sz="0" w:space="0" w:color="auto"/>
          </w:divBdr>
        </w:div>
        <w:div w:id="1079865653">
          <w:marLeft w:val="0"/>
          <w:marRight w:val="0"/>
          <w:marTop w:val="60"/>
          <w:marBottom w:val="60"/>
          <w:divBdr>
            <w:top w:val="none" w:sz="0" w:space="0" w:color="auto"/>
            <w:left w:val="none" w:sz="0" w:space="0" w:color="auto"/>
            <w:bottom w:val="none" w:sz="0" w:space="0" w:color="auto"/>
            <w:right w:val="none" w:sz="0" w:space="0" w:color="auto"/>
          </w:divBdr>
        </w:div>
        <w:div w:id="1435511948">
          <w:marLeft w:val="0"/>
          <w:marRight w:val="0"/>
          <w:marTop w:val="60"/>
          <w:marBottom w:val="60"/>
          <w:divBdr>
            <w:top w:val="none" w:sz="0" w:space="0" w:color="auto"/>
            <w:left w:val="none" w:sz="0" w:space="0" w:color="auto"/>
            <w:bottom w:val="none" w:sz="0" w:space="0" w:color="auto"/>
            <w:right w:val="none" w:sz="0" w:space="0" w:color="auto"/>
          </w:divBdr>
        </w:div>
      </w:divsChild>
    </w:div>
    <w:div w:id="879438863">
      <w:bodyDiv w:val="1"/>
      <w:marLeft w:val="0"/>
      <w:marRight w:val="0"/>
      <w:marTop w:val="0"/>
      <w:marBottom w:val="0"/>
      <w:divBdr>
        <w:top w:val="none" w:sz="0" w:space="0" w:color="auto"/>
        <w:left w:val="none" w:sz="0" w:space="0" w:color="auto"/>
        <w:bottom w:val="none" w:sz="0" w:space="0" w:color="auto"/>
        <w:right w:val="none" w:sz="0" w:space="0" w:color="auto"/>
      </w:divBdr>
      <w:divsChild>
        <w:div w:id="333151150">
          <w:marLeft w:val="547"/>
          <w:marRight w:val="0"/>
          <w:marTop w:val="96"/>
          <w:marBottom w:val="0"/>
          <w:divBdr>
            <w:top w:val="none" w:sz="0" w:space="0" w:color="auto"/>
            <w:left w:val="none" w:sz="0" w:space="0" w:color="auto"/>
            <w:bottom w:val="none" w:sz="0" w:space="0" w:color="auto"/>
            <w:right w:val="none" w:sz="0" w:space="0" w:color="auto"/>
          </w:divBdr>
        </w:div>
        <w:div w:id="432214573">
          <w:marLeft w:val="547"/>
          <w:marRight w:val="0"/>
          <w:marTop w:val="96"/>
          <w:marBottom w:val="0"/>
          <w:divBdr>
            <w:top w:val="none" w:sz="0" w:space="0" w:color="auto"/>
            <w:left w:val="none" w:sz="0" w:space="0" w:color="auto"/>
            <w:bottom w:val="none" w:sz="0" w:space="0" w:color="auto"/>
            <w:right w:val="none" w:sz="0" w:space="0" w:color="auto"/>
          </w:divBdr>
        </w:div>
        <w:div w:id="546991471">
          <w:marLeft w:val="547"/>
          <w:marRight w:val="0"/>
          <w:marTop w:val="96"/>
          <w:marBottom w:val="0"/>
          <w:divBdr>
            <w:top w:val="none" w:sz="0" w:space="0" w:color="auto"/>
            <w:left w:val="none" w:sz="0" w:space="0" w:color="auto"/>
            <w:bottom w:val="none" w:sz="0" w:space="0" w:color="auto"/>
            <w:right w:val="none" w:sz="0" w:space="0" w:color="auto"/>
          </w:divBdr>
        </w:div>
        <w:div w:id="1173029185">
          <w:marLeft w:val="547"/>
          <w:marRight w:val="0"/>
          <w:marTop w:val="96"/>
          <w:marBottom w:val="0"/>
          <w:divBdr>
            <w:top w:val="none" w:sz="0" w:space="0" w:color="auto"/>
            <w:left w:val="none" w:sz="0" w:space="0" w:color="auto"/>
            <w:bottom w:val="none" w:sz="0" w:space="0" w:color="auto"/>
            <w:right w:val="none" w:sz="0" w:space="0" w:color="auto"/>
          </w:divBdr>
        </w:div>
        <w:div w:id="1342976835">
          <w:marLeft w:val="547"/>
          <w:marRight w:val="0"/>
          <w:marTop w:val="96"/>
          <w:marBottom w:val="0"/>
          <w:divBdr>
            <w:top w:val="none" w:sz="0" w:space="0" w:color="auto"/>
            <w:left w:val="none" w:sz="0" w:space="0" w:color="auto"/>
            <w:bottom w:val="none" w:sz="0" w:space="0" w:color="auto"/>
            <w:right w:val="none" w:sz="0" w:space="0" w:color="auto"/>
          </w:divBdr>
        </w:div>
        <w:div w:id="2038306682">
          <w:marLeft w:val="547"/>
          <w:marRight w:val="0"/>
          <w:marTop w:val="96"/>
          <w:marBottom w:val="0"/>
          <w:divBdr>
            <w:top w:val="none" w:sz="0" w:space="0" w:color="auto"/>
            <w:left w:val="none" w:sz="0" w:space="0" w:color="auto"/>
            <w:bottom w:val="none" w:sz="0" w:space="0" w:color="auto"/>
            <w:right w:val="none" w:sz="0" w:space="0" w:color="auto"/>
          </w:divBdr>
        </w:div>
        <w:div w:id="2103791101">
          <w:marLeft w:val="547"/>
          <w:marRight w:val="0"/>
          <w:marTop w:val="96"/>
          <w:marBottom w:val="0"/>
          <w:divBdr>
            <w:top w:val="none" w:sz="0" w:space="0" w:color="auto"/>
            <w:left w:val="none" w:sz="0" w:space="0" w:color="auto"/>
            <w:bottom w:val="none" w:sz="0" w:space="0" w:color="auto"/>
            <w:right w:val="none" w:sz="0" w:space="0" w:color="auto"/>
          </w:divBdr>
        </w:div>
        <w:div w:id="2109541136">
          <w:marLeft w:val="547"/>
          <w:marRight w:val="0"/>
          <w:marTop w:val="96"/>
          <w:marBottom w:val="0"/>
          <w:divBdr>
            <w:top w:val="none" w:sz="0" w:space="0" w:color="auto"/>
            <w:left w:val="none" w:sz="0" w:space="0" w:color="auto"/>
            <w:bottom w:val="none" w:sz="0" w:space="0" w:color="auto"/>
            <w:right w:val="none" w:sz="0" w:space="0" w:color="auto"/>
          </w:divBdr>
        </w:div>
      </w:divsChild>
    </w:div>
    <w:div w:id="885802064">
      <w:bodyDiv w:val="1"/>
      <w:marLeft w:val="0"/>
      <w:marRight w:val="0"/>
      <w:marTop w:val="0"/>
      <w:marBottom w:val="0"/>
      <w:divBdr>
        <w:top w:val="none" w:sz="0" w:space="0" w:color="auto"/>
        <w:left w:val="none" w:sz="0" w:space="0" w:color="auto"/>
        <w:bottom w:val="none" w:sz="0" w:space="0" w:color="auto"/>
        <w:right w:val="none" w:sz="0" w:space="0" w:color="auto"/>
      </w:divBdr>
    </w:div>
    <w:div w:id="892237325">
      <w:bodyDiv w:val="1"/>
      <w:marLeft w:val="0"/>
      <w:marRight w:val="0"/>
      <w:marTop w:val="0"/>
      <w:marBottom w:val="0"/>
      <w:divBdr>
        <w:top w:val="none" w:sz="0" w:space="0" w:color="auto"/>
        <w:left w:val="none" w:sz="0" w:space="0" w:color="auto"/>
        <w:bottom w:val="none" w:sz="0" w:space="0" w:color="auto"/>
        <w:right w:val="none" w:sz="0" w:space="0" w:color="auto"/>
      </w:divBdr>
      <w:divsChild>
        <w:div w:id="1390763050">
          <w:marLeft w:val="1166"/>
          <w:marRight w:val="0"/>
          <w:marTop w:val="0"/>
          <w:marBottom w:val="0"/>
          <w:divBdr>
            <w:top w:val="none" w:sz="0" w:space="0" w:color="auto"/>
            <w:left w:val="none" w:sz="0" w:space="0" w:color="auto"/>
            <w:bottom w:val="none" w:sz="0" w:space="0" w:color="auto"/>
            <w:right w:val="none" w:sz="0" w:space="0" w:color="auto"/>
          </w:divBdr>
        </w:div>
        <w:div w:id="924068728">
          <w:marLeft w:val="1886"/>
          <w:marRight w:val="0"/>
          <w:marTop w:val="0"/>
          <w:marBottom w:val="0"/>
          <w:divBdr>
            <w:top w:val="none" w:sz="0" w:space="0" w:color="auto"/>
            <w:left w:val="none" w:sz="0" w:space="0" w:color="auto"/>
            <w:bottom w:val="none" w:sz="0" w:space="0" w:color="auto"/>
            <w:right w:val="none" w:sz="0" w:space="0" w:color="auto"/>
          </w:divBdr>
        </w:div>
      </w:divsChild>
    </w:div>
    <w:div w:id="892812338">
      <w:bodyDiv w:val="1"/>
      <w:marLeft w:val="0"/>
      <w:marRight w:val="0"/>
      <w:marTop w:val="0"/>
      <w:marBottom w:val="0"/>
      <w:divBdr>
        <w:top w:val="none" w:sz="0" w:space="0" w:color="auto"/>
        <w:left w:val="none" w:sz="0" w:space="0" w:color="auto"/>
        <w:bottom w:val="none" w:sz="0" w:space="0" w:color="auto"/>
        <w:right w:val="none" w:sz="0" w:space="0" w:color="auto"/>
      </w:divBdr>
      <w:divsChild>
        <w:div w:id="1787381629">
          <w:marLeft w:val="0"/>
          <w:marRight w:val="0"/>
          <w:marTop w:val="115"/>
          <w:marBottom w:val="0"/>
          <w:divBdr>
            <w:top w:val="none" w:sz="0" w:space="0" w:color="auto"/>
            <w:left w:val="none" w:sz="0" w:space="0" w:color="auto"/>
            <w:bottom w:val="none" w:sz="0" w:space="0" w:color="auto"/>
            <w:right w:val="none" w:sz="0" w:space="0" w:color="auto"/>
          </w:divBdr>
        </w:div>
      </w:divsChild>
    </w:div>
    <w:div w:id="893856688">
      <w:bodyDiv w:val="1"/>
      <w:marLeft w:val="0"/>
      <w:marRight w:val="0"/>
      <w:marTop w:val="0"/>
      <w:marBottom w:val="0"/>
      <w:divBdr>
        <w:top w:val="none" w:sz="0" w:space="0" w:color="auto"/>
        <w:left w:val="none" w:sz="0" w:space="0" w:color="auto"/>
        <w:bottom w:val="none" w:sz="0" w:space="0" w:color="auto"/>
        <w:right w:val="none" w:sz="0" w:space="0" w:color="auto"/>
      </w:divBdr>
    </w:div>
    <w:div w:id="896624757">
      <w:bodyDiv w:val="1"/>
      <w:marLeft w:val="0"/>
      <w:marRight w:val="0"/>
      <w:marTop w:val="0"/>
      <w:marBottom w:val="0"/>
      <w:divBdr>
        <w:top w:val="none" w:sz="0" w:space="0" w:color="auto"/>
        <w:left w:val="none" w:sz="0" w:space="0" w:color="auto"/>
        <w:bottom w:val="none" w:sz="0" w:space="0" w:color="auto"/>
        <w:right w:val="none" w:sz="0" w:space="0" w:color="auto"/>
      </w:divBdr>
    </w:div>
    <w:div w:id="902255241">
      <w:bodyDiv w:val="1"/>
      <w:marLeft w:val="0"/>
      <w:marRight w:val="0"/>
      <w:marTop w:val="0"/>
      <w:marBottom w:val="0"/>
      <w:divBdr>
        <w:top w:val="none" w:sz="0" w:space="0" w:color="auto"/>
        <w:left w:val="none" w:sz="0" w:space="0" w:color="auto"/>
        <w:bottom w:val="none" w:sz="0" w:space="0" w:color="auto"/>
        <w:right w:val="none" w:sz="0" w:space="0" w:color="auto"/>
      </w:divBdr>
      <w:divsChild>
        <w:div w:id="819347398">
          <w:marLeft w:val="446"/>
          <w:marRight w:val="0"/>
          <w:marTop w:val="0"/>
          <w:marBottom w:val="0"/>
          <w:divBdr>
            <w:top w:val="none" w:sz="0" w:space="0" w:color="auto"/>
            <w:left w:val="none" w:sz="0" w:space="0" w:color="auto"/>
            <w:bottom w:val="none" w:sz="0" w:space="0" w:color="auto"/>
            <w:right w:val="none" w:sz="0" w:space="0" w:color="auto"/>
          </w:divBdr>
        </w:div>
        <w:div w:id="1997760169">
          <w:marLeft w:val="547"/>
          <w:marRight w:val="0"/>
          <w:marTop w:val="0"/>
          <w:marBottom w:val="0"/>
          <w:divBdr>
            <w:top w:val="none" w:sz="0" w:space="0" w:color="auto"/>
            <w:left w:val="none" w:sz="0" w:space="0" w:color="auto"/>
            <w:bottom w:val="none" w:sz="0" w:space="0" w:color="auto"/>
            <w:right w:val="none" w:sz="0" w:space="0" w:color="auto"/>
          </w:divBdr>
        </w:div>
        <w:div w:id="2023818045">
          <w:marLeft w:val="547"/>
          <w:marRight w:val="0"/>
          <w:marTop w:val="0"/>
          <w:marBottom w:val="0"/>
          <w:divBdr>
            <w:top w:val="none" w:sz="0" w:space="0" w:color="auto"/>
            <w:left w:val="none" w:sz="0" w:space="0" w:color="auto"/>
            <w:bottom w:val="none" w:sz="0" w:space="0" w:color="auto"/>
            <w:right w:val="none" w:sz="0" w:space="0" w:color="auto"/>
          </w:divBdr>
        </w:div>
      </w:divsChild>
    </w:div>
    <w:div w:id="907957317">
      <w:bodyDiv w:val="1"/>
      <w:marLeft w:val="0"/>
      <w:marRight w:val="0"/>
      <w:marTop w:val="0"/>
      <w:marBottom w:val="0"/>
      <w:divBdr>
        <w:top w:val="none" w:sz="0" w:space="0" w:color="auto"/>
        <w:left w:val="none" w:sz="0" w:space="0" w:color="auto"/>
        <w:bottom w:val="none" w:sz="0" w:space="0" w:color="auto"/>
        <w:right w:val="none" w:sz="0" w:space="0" w:color="auto"/>
      </w:divBdr>
    </w:div>
    <w:div w:id="915431236">
      <w:bodyDiv w:val="1"/>
      <w:marLeft w:val="0"/>
      <w:marRight w:val="0"/>
      <w:marTop w:val="0"/>
      <w:marBottom w:val="0"/>
      <w:divBdr>
        <w:top w:val="none" w:sz="0" w:space="0" w:color="auto"/>
        <w:left w:val="none" w:sz="0" w:space="0" w:color="auto"/>
        <w:bottom w:val="none" w:sz="0" w:space="0" w:color="auto"/>
        <w:right w:val="none" w:sz="0" w:space="0" w:color="auto"/>
      </w:divBdr>
    </w:div>
    <w:div w:id="934555575">
      <w:bodyDiv w:val="1"/>
      <w:marLeft w:val="0"/>
      <w:marRight w:val="0"/>
      <w:marTop w:val="0"/>
      <w:marBottom w:val="0"/>
      <w:divBdr>
        <w:top w:val="none" w:sz="0" w:space="0" w:color="auto"/>
        <w:left w:val="none" w:sz="0" w:space="0" w:color="auto"/>
        <w:bottom w:val="none" w:sz="0" w:space="0" w:color="auto"/>
        <w:right w:val="none" w:sz="0" w:space="0" w:color="auto"/>
      </w:divBdr>
    </w:div>
    <w:div w:id="936132621">
      <w:bodyDiv w:val="1"/>
      <w:marLeft w:val="0"/>
      <w:marRight w:val="0"/>
      <w:marTop w:val="0"/>
      <w:marBottom w:val="0"/>
      <w:divBdr>
        <w:top w:val="none" w:sz="0" w:space="0" w:color="auto"/>
        <w:left w:val="none" w:sz="0" w:space="0" w:color="auto"/>
        <w:bottom w:val="none" w:sz="0" w:space="0" w:color="auto"/>
        <w:right w:val="none" w:sz="0" w:space="0" w:color="auto"/>
      </w:divBdr>
    </w:div>
    <w:div w:id="957177491">
      <w:bodyDiv w:val="1"/>
      <w:marLeft w:val="0"/>
      <w:marRight w:val="0"/>
      <w:marTop w:val="0"/>
      <w:marBottom w:val="0"/>
      <w:divBdr>
        <w:top w:val="none" w:sz="0" w:space="0" w:color="auto"/>
        <w:left w:val="none" w:sz="0" w:space="0" w:color="auto"/>
        <w:bottom w:val="none" w:sz="0" w:space="0" w:color="auto"/>
        <w:right w:val="none" w:sz="0" w:space="0" w:color="auto"/>
      </w:divBdr>
    </w:div>
    <w:div w:id="965163472">
      <w:bodyDiv w:val="1"/>
      <w:marLeft w:val="0"/>
      <w:marRight w:val="0"/>
      <w:marTop w:val="0"/>
      <w:marBottom w:val="0"/>
      <w:divBdr>
        <w:top w:val="none" w:sz="0" w:space="0" w:color="auto"/>
        <w:left w:val="none" w:sz="0" w:space="0" w:color="auto"/>
        <w:bottom w:val="none" w:sz="0" w:space="0" w:color="auto"/>
        <w:right w:val="none" w:sz="0" w:space="0" w:color="auto"/>
      </w:divBdr>
    </w:div>
    <w:div w:id="970131475">
      <w:bodyDiv w:val="1"/>
      <w:marLeft w:val="0"/>
      <w:marRight w:val="0"/>
      <w:marTop w:val="0"/>
      <w:marBottom w:val="0"/>
      <w:divBdr>
        <w:top w:val="none" w:sz="0" w:space="0" w:color="auto"/>
        <w:left w:val="none" w:sz="0" w:space="0" w:color="auto"/>
        <w:bottom w:val="none" w:sz="0" w:space="0" w:color="auto"/>
        <w:right w:val="none" w:sz="0" w:space="0" w:color="auto"/>
      </w:divBdr>
    </w:div>
    <w:div w:id="974872931">
      <w:bodyDiv w:val="1"/>
      <w:marLeft w:val="0"/>
      <w:marRight w:val="0"/>
      <w:marTop w:val="0"/>
      <w:marBottom w:val="0"/>
      <w:divBdr>
        <w:top w:val="none" w:sz="0" w:space="0" w:color="auto"/>
        <w:left w:val="none" w:sz="0" w:space="0" w:color="auto"/>
        <w:bottom w:val="none" w:sz="0" w:space="0" w:color="auto"/>
        <w:right w:val="none" w:sz="0" w:space="0" w:color="auto"/>
      </w:divBdr>
    </w:div>
    <w:div w:id="1020818698">
      <w:bodyDiv w:val="1"/>
      <w:marLeft w:val="0"/>
      <w:marRight w:val="0"/>
      <w:marTop w:val="0"/>
      <w:marBottom w:val="0"/>
      <w:divBdr>
        <w:top w:val="none" w:sz="0" w:space="0" w:color="auto"/>
        <w:left w:val="none" w:sz="0" w:space="0" w:color="auto"/>
        <w:bottom w:val="none" w:sz="0" w:space="0" w:color="auto"/>
        <w:right w:val="none" w:sz="0" w:space="0" w:color="auto"/>
      </w:divBdr>
    </w:div>
    <w:div w:id="1021471534">
      <w:bodyDiv w:val="1"/>
      <w:marLeft w:val="0"/>
      <w:marRight w:val="0"/>
      <w:marTop w:val="0"/>
      <w:marBottom w:val="0"/>
      <w:divBdr>
        <w:top w:val="none" w:sz="0" w:space="0" w:color="auto"/>
        <w:left w:val="none" w:sz="0" w:space="0" w:color="auto"/>
        <w:bottom w:val="none" w:sz="0" w:space="0" w:color="auto"/>
        <w:right w:val="none" w:sz="0" w:space="0" w:color="auto"/>
      </w:divBdr>
    </w:div>
    <w:div w:id="1023825335">
      <w:bodyDiv w:val="1"/>
      <w:marLeft w:val="0"/>
      <w:marRight w:val="0"/>
      <w:marTop w:val="0"/>
      <w:marBottom w:val="0"/>
      <w:divBdr>
        <w:top w:val="none" w:sz="0" w:space="0" w:color="auto"/>
        <w:left w:val="none" w:sz="0" w:space="0" w:color="auto"/>
        <w:bottom w:val="none" w:sz="0" w:space="0" w:color="auto"/>
        <w:right w:val="none" w:sz="0" w:space="0" w:color="auto"/>
      </w:divBdr>
      <w:divsChild>
        <w:div w:id="20673475">
          <w:marLeft w:val="0"/>
          <w:marRight w:val="0"/>
          <w:marTop w:val="72"/>
          <w:marBottom w:val="0"/>
          <w:divBdr>
            <w:top w:val="none" w:sz="0" w:space="0" w:color="auto"/>
            <w:left w:val="none" w:sz="0" w:space="0" w:color="auto"/>
            <w:bottom w:val="none" w:sz="0" w:space="0" w:color="auto"/>
            <w:right w:val="none" w:sz="0" w:space="0" w:color="auto"/>
          </w:divBdr>
        </w:div>
        <w:div w:id="814105022">
          <w:marLeft w:val="0"/>
          <w:marRight w:val="0"/>
          <w:marTop w:val="72"/>
          <w:marBottom w:val="0"/>
          <w:divBdr>
            <w:top w:val="none" w:sz="0" w:space="0" w:color="auto"/>
            <w:left w:val="none" w:sz="0" w:space="0" w:color="auto"/>
            <w:bottom w:val="none" w:sz="0" w:space="0" w:color="auto"/>
            <w:right w:val="none" w:sz="0" w:space="0" w:color="auto"/>
          </w:divBdr>
        </w:div>
        <w:div w:id="844901812">
          <w:marLeft w:val="0"/>
          <w:marRight w:val="0"/>
          <w:marTop w:val="72"/>
          <w:marBottom w:val="0"/>
          <w:divBdr>
            <w:top w:val="none" w:sz="0" w:space="0" w:color="auto"/>
            <w:left w:val="none" w:sz="0" w:space="0" w:color="auto"/>
            <w:bottom w:val="none" w:sz="0" w:space="0" w:color="auto"/>
            <w:right w:val="none" w:sz="0" w:space="0" w:color="auto"/>
          </w:divBdr>
        </w:div>
        <w:div w:id="900556424">
          <w:marLeft w:val="0"/>
          <w:marRight w:val="0"/>
          <w:marTop w:val="72"/>
          <w:marBottom w:val="0"/>
          <w:divBdr>
            <w:top w:val="none" w:sz="0" w:space="0" w:color="auto"/>
            <w:left w:val="none" w:sz="0" w:space="0" w:color="auto"/>
            <w:bottom w:val="none" w:sz="0" w:space="0" w:color="auto"/>
            <w:right w:val="none" w:sz="0" w:space="0" w:color="auto"/>
          </w:divBdr>
        </w:div>
        <w:div w:id="1256011307">
          <w:marLeft w:val="0"/>
          <w:marRight w:val="0"/>
          <w:marTop w:val="72"/>
          <w:marBottom w:val="0"/>
          <w:divBdr>
            <w:top w:val="none" w:sz="0" w:space="0" w:color="auto"/>
            <w:left w:val="none" w:sz="0" w:space="0" w:color="auto"/>
            <w:bottom w:val="none" w:sz="0" w:space="0" w:color="auto"/>
            <w:right w:val="none" w:sz="0" w:space="0" w:color="auto"/>
          </w:divBdr>
        </w:div>
        <w:div w:id="1460564478">
          <w:marLeft w:val="0"/>
          <w:marRight w:val="0"/>
          <w:marTop w:val="72"/>
          <w:marBottom w:val="0"/>
          <w:divBdr>
            <w:top w:val="none" w:sz="0" w:space="0" w:color="auto"/>
            <w:left w:val="none" w:sz="0" w:space="0" w:color="auto"/>
            <w:bottom w:val="none" w:sz="0" w:space="0" w:color="auto"/>
            <w:right w:val="none" w:sz="0" w:space="0" w:color="auto"/>
          </w:divBdr>
        </w:div>
        <w:div w:id="1587768612">
          <w:marLeft w:val="0"/>
          <w:marRight w:val="0"/>
          <w:marTop w:val="72"/>
          <w:marBottom w:val="0"/>
          <w:divBdr>
            <w:top w:val="none" w:sz="0" w:space="0" w:color="auto"/>
            <w:left w:val="none" w:sz="0" w:space="0" w:color="auto"/>
            <w:bottom w:val="none" w:sz="0" w:space="0" w:color="auto"/>
            <w:right w:val="none" w:sz="0" w:space="0" w:color="auto"/>
          </w:divBdr>
        </w:div>
        <w:div w:id="1666276324">
          <w:marLeft w:val="0"/>
          <w:marRight w:val="0"/>
          <w:marTop w:val="72"/>
          <w:marBottom w:val="0"/>
          <w:divBdr>
            <w:top w:val="none" w:sz="0" w:space="0" w:color="auto"/>
            <w:left w:val="none" w:sz="0" w:space="0" w:color="auto"/>
            <w:bottom w:val="none" w:sz="0" w:space="0" w:color="auto"/>
            <w:right w:val="none" w:sz="0" w:space="0" w:color="auto"/>
          </w:divBdr>
        </w:div>
        <w:div w:id="1740011282">
          <w:marLeft w:val="0"/>
          <w:marRight w:val="0"/>
          <w:marTop w:val="72"/>
          <w:marBottom w:val="0"/>
          <w:divBdr>
            <w:top w:val="none" w:sz="0" w:space="0" w:color="auto"/>
            <w:left w:val="none" w:sz="0" w:space="0" w:color="auto"/>
            <w:bottom w:val="none" w:sz="0" w:space="0" w:color="auto"/>
            <w:right w:val="none" w:sz="0" w:space="0" w:color="auto"/>
          </w:divBdr>
        </w:div>
        <w:div w:id="1923903886">
          <w:marLeft w:val="0"/>
          <w:marRight w:val="0"/>
          <w:marTop w:val="72"/>
          <w:marBottom w:val="0"/>
          <w:divBdr>
            <w:top w:val="none" w:sz="0" w:space="0" w:color="auto"/>
            <w:left w:val="none" w:sz="0" w:space="0" w:color="auto"/>
            <w:bottom w:val="none" w:sz="0" w:space="0" w:color="auto"/>
            <w:right w:val="none" w:sz="0" w:space="0" w:color="auto"/>
          </w:divBdr>
        </w:div>
      </w:divsChild>
    </w:div>
    <w:div w:id="1045175365">
      <w:bodyDiv w:val="1"/>
      <w:marLeft w:val="0"/>
      <w:marRight w:val="0"/>
      <w:marTop w:val="0"/>
      <w:marBottom w:val="0"/>
      <w:divBdr>
        <w:top w:val="none" w:sz="0" w:space="0" w:color="auto"/>
        <w:left w:val="none" w:sz="0" w:space="0" w:color="auto"/>
        <w:bottom w:val="none" w:sz="0" w:space="0" w:color="auto"/>
        <w:right w:val="none" w:sz="0" w:space="0" w:color="auto"/>
      </w:divBdr>
    </w:div>
    <w:div w:id="1047097645">
      <w:marLeft w:val="0"/>
      <w:marRight w:val="0"/>
      <w:marTop w:val="0"/>
      <w:marBottom w:val="0"/>
      <w:divBdr>
        <w:top w:val="none" w:sz="0" w:space="0" w:color="auto"/>
        <w:left w:val="none" w:sz="0" w:space="0" w:color="auto"/>
        <w:bottom w:val="none" w:sz="0" w:space="0" w:color="auto"/>
        <w:right w:val="none" w:sz="0" w:space="0" w:color="auto"/>
      </w:divBdr>
    </w:div>
    <w:div w:id="1047097647">
      <w:marLeft w:val="0"/>
      <w:marRight w:val="0"/>
      <w:marTop w:val="0"/>
      <w:marBottom w:val="0"/>
      <w:divBdr>
        <w:top w:val="none" w:sz="0" w:space="0" w:color="auto"/>
        <w:left w:val="none" w:sz="0" w:space="0" w:color="auto"/>
        <w:bottom w:val="none" w:sz="0" w:space="0" w:color="auto"/>
        <w:right w:val="none" w:sz="0" w:space="0" w:color="auto"/>
      </w:divBdr>
    </w:div>
    <w:div w:id="1047097651">
      <w:marLeft w:val="0"/>
      <w:marRight w:val="0"/>
      <w:marTop w:val="0"/>
      <w:marBottom w:val="0"/>
      <w:divBdr>
        <w:top w:val="none" w:sz="0" w:space="0" w:color="auto"/>
        <w:left w:val="none" w:sz="0" w:space="0" w:color="auto"/>
        <w:bottom w:val="none" w:sz="0" w:space="0" w:color="auto"/>
        <w:right w:val="none" w:sz="0" w:space="0" w:color="auto"/>
      </w:divBdr>
    </w:div>
    <w:div w:id="1047097655">
      <w:marLeft w:val="0"/>
      <w:marRight w:val="0"/>
      <w:marTop w:val="0"/>
      <w:marBottom w:val="0"/>
      <w:divBdr>
        <w:top w:val="none" w:sz="0" w:space="0" w:color="auto"/>
        <w:left w:val="none" w:sz="0" w:space="0" w:color="auto"/>
        <w:bottom w:val="none" w:sz="0" w:space="0" w:color="auto"/>
        <w:right w:val="none" w:sz="0" w:space="0" w:color="auto"/>
      </w:divBdr>
    </w:div>
    <w:div w:id="1047097657">
      <w:marLeft w:val="0"/>
      <w:marRight w:val="0"/>
      <w:marTop w:val="0"/>
      <w:marBottom w:val="0"/>
      <w:divBdr>
        <w:top w:val="none" w:sz="0" w:space="0" w:color="auto"/>
        <w:left w:val="none" w:sz="0" w:space="0" w:color="auto"/>
        <w:bottom w:val="none" w:sz="0" w:space="0" w:color="auto"/>
        <w:right w:val="none" w:sz="0" w:space="0" w:color="auto"/>
      </w:divBdr>
      <w:divsChild>
        <w:div w:id="1047097653">
          <w:marLeft w:val="0"/>
          <w:marRight w:val="0"/>
          <w:marTop w:val="86"/>
          <w:marBottom w:val="0"/>
          <w:divBdr>
            <w:top w:val="none" w:sz="0" w:space="0" w:color="auto"/>
            <w:left w:val="none" w:sz="0" w:space="0" w:color="auto"/>
            <w:bottom w:val="none" w:sz="0" w:space="0" w:color="auto"/>
            <w:right w:val="none" w:sz="0" w:space="0" w:color="auto"/>
          </w:divBdr>
        </w:div>
        <w:div w:id="1047097681">
          <w:marLeft w:val="0"/>
          <w:marRight w:val="0"/>
          <w:marTop w:val="86"/>
          <w:marBottom w:val="0"/>
          <w:divBdr>
            <w:top w:val="none" w:sz="0" w:space="0" w:color="auto"/>
            <w:left w:val="none" w:sz="0" w:space="0" w:color="auto"/>
            <w:bottom w:val="none" w:sz="0" w:space="0" w:color="auto"/>
            <w:right w:val="none" w:sz="0" w:space="0" w:color="auto"/>
          </w:divBdr>
        </w:div>
        <w:div w:id="1047097718">
          <w:marLeft w:val="0"/>
          <w:marRight w:val="0"/>
          <w:marTop w:val="86"/>
          <w:marBottom w:val="0"/>
          <w:divBdr>
            <w:top w:val="none" w:sz="0" w:space="0" w:color="auto"/>
            <w:left w:val="none" w:sz="0" w:space="0" w:color="auto"/>
            <w:bottom w:val="none" w:sz="0" w:space="0" w:color="auto"/>
            <w:right w:val="none" w:sz="0" w:space="0" w:color="auto"/>
          </w:divBdr>
        </w:div>
        <w:div w:id="1047097734">
          <w:marLeft w:val="0"/>
          <w:marRight w:val="0"/>
          <w:marTop w:val="86"/>
          <w:marBottom w:val="0"/>
          <w:divBdr>
            <w:top w:val="none" w:sz="0" w:space="0" w:color="auto"/>
            <w:left w:val="none" w:sz="0" w:space="0" w:color="auto"/>
            <w:bottom w:val="none" w:sz="0" w:space="0" w:color="auto"/>
            <w:right w:val="none" w:sz="0" w:space="0" w:color="auto"/>
          </w:divBdr>
        </w:div>
        <w:div w:id="1047097741">
          <w:marLeft w:val="0"/>
          <w:marRight w:val="0"/>
          <w:marTop w:val="86"/>
          <w:marBottom w:val="0"/>
          <w:divBdr>
            <w:top w:val="none" w:sz="0" w:space="0" w:color="auto"/>
            <w:left w:val="none" w:sz="0" w:space="0" w:color="auto"/>
            <w:bottom w:val="none" w:sz="0" w:space="0" w:color="auto"/>
            <w:right w:val="none" w:sz="0" w:space="0" w:color="auto"/>
          </w:divBdr>
        </w:div>
        <w:div w:id="1047097836">
          <w:marLeft w:val="0"/>
          <w:marRight w:val="0"/>
          <w:marTop w:val="86"/>
          <w:marBottom w:val="0"/>
          <w:divBdr>
            <w:top w:val="none" w:sz="0" w:space="0" w:color="auto"/>
            <w:left w:val="none" w:sz="0" w:space="0" w:color="auto"/>
            <w:bottom w:val="none" w:sz="0" w:space="0" w:color="auto"/>
            <w:right w:val="none" w:sz="0" w:space="0" w:color="auto"/>
          </w:divBdr>
        </w:div>
        <w:div w:id="1047097856">
          <w:marLeft w:val="0"/>
          <w:marRight w:val="0"/>
          <w:marTop w:val="86"/>
          <w:marBottom w:val="0"/>
          <w:divBdr>
            <w:top w:val="none" w:sz="0" w:space="0" w:color="auto"/>
            <w:left w:val="none" w:sz="0" w:space="0" w:color="auto"/>
            <w:bottom w:val="none" w:sz="0" w:space="0" w:color="auto"/>
            <w:right w:val="none" w:sz="0" w:space="0" w:color="auto"/>
          </w:divBdr>
        </w:div>
        <w:div w:id="1047098371">
          <w:marLeft w:val="0"/>
          <w:marRight w:val="0"/>
          <w:marTop w:val="86"/>
          <w:marBottom w:val="0"/>
          <w:divBdr>
            <w:top w:val="none" w:sz="0" w:space="0" w:color="auto"/>
            <w:left w:val="none" w:sz="0" w:space="0" w:color="auto"/>
            <w:bottom w:val="none" w:sz="0" w:space="0" w:color="auto"/>
            <w:right w:val="none" w:sz="0" w:space="0" w:color="auto"/>
          </w:divBdr>
        </w:div>
      </w:divsChild>
    </w:div>
    <w:div w:id="1047097658">
      <w:marLeft w:val="0"/>
      <w:marRight w:val="0"/>
      <w:marTop w:val="0"/>
      <w:marBottom w:val="0"/>
      <w:divBdr>
        <w:top w:val="none" w:sz="0" w:space="0" w:color="auto"/>
        <w:left w:val="none" w:sz="0" w:space="0" w:color="auto"/>
        <w:bottom w:val="none" w:sz="0" w:space="0" w:color="auto"/>
        <w:right w:val="none" w:sz="0" w:space="0" w:color="auto"/>
      </w:divBdr>
    </w:div>
    <w:div w:id="1047097661">
      <w:marLeft w:val="0"/>
      <w:marRight w:val="0"/>
      <w:marTop w:val="0"/>
      <w:marBottom w:val="0"/>
      <w:divBdr>
        <w:top w:val="none" w:sz="0" w:space="0" w:color="auto"/>
        <w:left w:val="none" w:sz="0" w:space="0" w:color="auto"/>
        <w:bottom w:val="none" w:sz="0" w:space="0" w:color="auto"/>
        <w:right w:val="none" w:sz="0" w:space="0" w:color="auto"/>
      </w:divBdr>
    </w:div>
    <w:div w:id="1047097663">
      <w:marLeft w:val="0"/>
      <w:marRight w:val="0"/>
      <w:marTop w:val="0"/>
      <w:marBottom w:val="0"/>
      <w:divBdr>
        <w:top w:val="none" w:sz="0" w:space="0" w:color="auto"/>
        <w:left w:val="none" w:sz="0" w:space="0" w:color="auto"/>
        <w:bottom w:val="none" w:sz="0" w:space="0" w:color="auto"/>
        <w:right w:val="none" w:sz="0" w:space="0" w:color="auto"/>
      </w:divBdr>
    </w:div>
    <w:div w:id="1047097664">
      <w:marLeft w:val="0"/>
      <w:marRight w:val="0"/>
      <w:marTop w:val="0"/>
      <w:marBottom w:val="0"/>
      <w:divBdr>
        <w:top w:val="none" w:sz="0" w:space="0" w:color="auto"/>
        <w:left w:val="none" w:sz="0" w:space="0" w:color="auto"/>
        <w:bottom w:val="none" w:sz="0" w:space="0" w:color="auto"/>
        <w:right w:val="none" w:sz="0" w:space="0" w:color="auto"/>
      </w:divBdr>
    </w:div>
    <w:div w:id="1047097665">
      <w:marLeft w:val="0"/>
      <w:marRight w:val="0"/>
      <w:marTop w:val="0"/>
      <w:marBottom w:val="0"/>
      <w:divBdr>
        <w:top w:val="none" w:sz="0" w:space="0" w:color="auto"/>
        <w:left w:val="none" w:sz="0" w:space="0" w:color="auto"/>
        <w:bottom w:val="none" w:sz="0" w:space="0" w:color="auto"/>
        <w:right w:val="none" w:sz="0" w:space="0" w:color="auto"/>
      </w:divBdr>
    </w:div>
    <w:div w:id="1047097666">
      <w:marLeft w:val="0"/>
      <w:marRight w:val="0"/>
      <w:marTop w:val="0"/>
      <w:marBottom w:val="0"/>
      <w:divBdr>
        <w:top w:val="none" w:sz="0" w:space="0" w:color="auto"/>
        <w:left w:val="none" w:sz="0" w:space="0" w:color="auto"/>
        <w:bottom w:val="none" w:sz="0" w:space="0" w:color="auto"/>
        <w:right w:val="none" w:sz="0" w:space="0" w:color="auto"/>
      </w:divBdr>
      <w:divsChild>
        <w:div w:id="1047097649">
          <w:marLeft w:val="547"/>
          <w:marRight w:val="0"/>
          <w:marTop w:val="86"/>
          <w:marBottom w:val="0"/>
          <w:divBdr>
            <w:top w:val="none" w:sz="0" w:space="0" w:color="auto"/>
            <w:left w:val="none" w:sz="0" w:space="0" w:color="auto"/>
            <w:bottom w:val="none" w:sz="0" w:space="0" w:color="auto"/>
            <w:right w:val="none" w:sz="0" w:space="0" w:color="auto"/>
          </w:divBdr>
        </w:div>
        <w:div w:id="1047097688">
          <w:marLeft w:val="547"/>
          <w:marRight w:val="0"/>
          <w:marTop w:val="86"/>
          <w:marBottom w:val="0"/>
          <w:divBdr>
            <w:top w:val="none" w:sz="0" w:space="0" w:color="auto"/>
            <w:left w:val="none" w:sz="0" w:space="0" w:color="auto"/>
            <w:bottom w:val="none" w:sz="0" w:space="0" w:color="auto"/>
            <w:right w:val="none" w:sz="0" w:space="0" w:color="auto"/>
          </w:divBdr>
        </w:div>
        <w:div w:id="1047097831">
          <w:marLeft w:val="547"/>
          <w:marRight w:val="0"/>
          <w:marTop w:val="86"/>
          <w:marBottom w:val="0"/>
          <w:divBdr>
            <w:top w:val="none" w:sz="0" w:space="0" w:color="auto"/>
            <w:left w:val="none" w:sz="0" w:space="0" w:color="auto"/>
            <w:bottom w:val="none" w:sz="0" w:space="0" w:color="auto"/>
            <w:right w:val="none" w:sz="0" w:space="0" w:color="auto"/>
          </w:divBdr>
        </w:div>
        <w:div w:id="1047097876">
          <w:marLeft w:val="547"/>
          <w:marRight w:val="0"/>
          <w:marTop w:val="86"/>
          <w:marBottom w:val="0"/>
          <w:divBdr>
            <w:top w:val="none" w:sz="0" w:space="0" w:color="auto"/>
            <w:left w:val="none" w:sz="0" w:space="0" w:color="auto"/>
            <w:bottom w:val="none" w:sz="0" w:space="0" w:color="auto"/>
            <w:right w:val="none" w:sz="0" w:space="0" w:color="auto"/>
          </w:divBdr>
        </w:div>
        <w:div w:id="1047097880">
          <w:marLeft w:val="547"/>
          <w:marRight w:val="0"/>
          <w:marTop w:val="86"/>
          <w:marBottom w:val="0"/>
          <w:divBdr>
            <w:top w:val="none" w:sz="0" w:space="0" w:color="auto"/>
            <w:left w:val="none" w:sz="0" w:space="0" w:color="auto"/>
            <w:bottom w:val="none" w:sz="0" w:space="0" w:color="auto"/>
            <w:right w:val="none" w:sz="0" w:space="0" w:color="auto"/>
          </w:divBdr>
        </w:div>
        <w:div w:id="1047097883">
          <w:marLeft w:val="547"/>
          <w:marRight w:val="0"/>
          <w:marTop w:val="86"/>
          <w:marBottom w:val="0"/>
          <w:divBdr>
            <w:top w:val="none" w:sz="0" w:space="0" w:color="auto"/>
            <w:left w:val="none" w:sz="0" w:space="0" w:color="auto"/>
            <w:bottom w:val="none" w:sz="0" w:space="0" w:color="auto"/>
            <w:right w:val="none" w:sz="0" w:space="0" w:color="auto"/>
          </w:divBdr>
        </w:div>
        <w:div w:id="1047098377">
          <w:marLeft w:val="547"/>
          <w:marRight w:val="0"/>
          <w:marTop w:val="86"/>
          <w:marBottom w:val="0"/>
          <w:divBdr>
            <w:top w:val="none" w:sz="0" w:space="0" w:color="auto"/>
            <w:left w:val="none" w:sz="0" w:space="0" w:color="auto"/>
            <w:bottom w:val="none" w:sz="0" w:space="0" w:color="auto"/>
            <w:right w:val="none" w:sz="0" w:space="0" w:color="auto"/>
          </w:divBdr>
        </w:div>
      </w:divsChild>
    </w:div>
    <w:div w:id="1047097669">
      <w:marLeft w:val="0"/>
      <w:marRight w:val="0"/>
      <w:marTop w:val="0"/>
      <w:marBottom w:val="0"/>
      <w:divBdr>
        <w:top w:val="none" w:sz="0" w:space="0" w:color="auto"/>
        <w:left w:val="none" w:sz="0" w:space="0" w:color="auto"/>
        <w:bottom w:val="none" w:sz="0" w:space="0" w:color="auto"/>
        <w:right w:val="none" w:sz="0" w:space="0" w:color="auto"/>
      </w:divBdr>
    </w:div>
    <w:div w:id="1047097670">
      <w:marLeft w:val="0"/>
      <w:marRight w:val="0"/>
      <w:marTop w:val="0"/>
      <w:marBottom w:val="0"/>
      <w:divBdr>
        <w:top w:val="none" w:sz="0" w:space="0" w:color="auto"/>
        <w:left w:val="none" w:sz="0" w:space="0" w:color="auto"/>
        <w:bottom w:val="none" w:sz="0" w:space="0" w:color="auto"/>
        <w:right w:val="none" w:sz="0" w:space="0" w:color="auto"/>
      </w:divBdr>
    </w:div>
    <w:div w:id="1047097671">
      <w:marLeft w:val="0"/>
      <w:marRight w:val="0"/>
      <w:marTop w:val="0"/>
      <w:marBottom w:val="0"/>
      <w:divBdr>
        <w:top w:val="none" w:sz="0" w:space="0" w:color="auto"/>
        <w:left w:val="none" w:sz="0" w:space="0" w:color="auto"/>
        <w:bottom w:val="none" w:sz="0" w:space="0" w:color="auto"/>
        <w:right w:val="none" w:sz="0" w:space="0" w:color="auto"/>
      </w:divBdr>
      <w:divsChild>
        <w:div w:id="1047097706">
          <w:marLeft w:val="0"/>
          <w:marRight w:val="0"/>
          <w:marTop w:val="86"/>
          <w:marBottom w:val="0"/>
          <w:divBdr>
            <w:top w:val="none" w:sz="0" w:space="0" w:color="auto"/>
            <w:left w:val="none" w:sz="0" w:space="0" w:color="auto"/>
            <w:bottom w:val="none" w:sz="0" w:space="0" w:color="auto"/>
            <w:right w:val="none" w:sz="0" w:space="0" w:color="auto"/>
          </w:divBdr>
        </w:div>
        <w:div w:id="1047097781">
          <w:marLeft w:val="0"/>
          <w:marRight w:val="0"/>
          <w:marTop w:val="86"/>
          <w:marBottom w:val="0"/>
          <w:divBdr>
            <w:top w:val="none" w:sz="0" w:space="0" w:color="auto"/>
            <w:left w:val="none" w:sz="0" w:space="0" w:color="auto"/>
            <w:bottom w:val="none" w:sz="0" w:space="0" w:color="auto"/>
            <w:right w:val="none" w:sz="0" w:space="0" w:color="auto"/>
          </w:divBdr>
        </w:div>
        <w:div w:id="1047097812">
          <w:marLeft w:val="0"/>
          <w:marRight w:val="0"/>
          <w:marTop w:val="86"/>
          <w:marBottom w:val="0"/>
          <w:divBdr>
            <w:top w:val="none" w:sz="0" w:space="0" w:color="auto"/>
            <w:left w:val="none" w:sz="0" w:space="0" w:color="auto"/>
            <w:bottom w:val="none" w:sz="0" w:space="0" w:color="auto"/>
            <w:right w:val="none" w:sz="0" w:space="0" w:color="auto"/>
          </w:divBdr>
        </w:div>
        <w:div w:id="1047097839">
          <w:marLeft w:val="0"/>
          <w:marRight w:val="0"/>
          <w:marTop w:val="86"/>
          <w:marBottom w:val="0"/>
          <w:divBdr>
            <w:top w:val="none" w:sz="0" w:space="0" w:color="auto"/>
            <w:left w:val="none" w:sz="0" w:space="0" w:color="auto"/>
            <w:bottom w:val="none" w:sz="0" w:space="0" w:color="auto"/>
            <w:right w:val="none" w:sz="0" w:space="0" w:color="auto"/>
          </w:divBdr>
        </w:div>
        <w:div w:id="1047097853">
          <w:marLeft w:val="0"/>
          <w:marRight w:val="0"/>
          <w:marTop w:val="86"/>
          <w:marBottom w:val="0"/>
          <w:divBdr>
            <w:top w:val="none" w:sz="0" w:space="0" w:color="auto"/>
            <w:left w:val="none" w:sz="0" w:space="0" w:color="auto"/>
            <w:bottom w:val="none" w:sz="0" w:space="0" w:color="auto"/>
            <w:right w:val="none" w:sz="0" w:space="0" w:color="auto"/>
          </w:divBdr>
        </w:div>
        <w:div w:id="1047098362">
          <w:marLeft w:val="0"/>
          <w:marRight w:val="0"/>
          <w:marTop w:val="86"/>
          <w:marBottom w:val="0"/>
          <w:divBdr>
            <w:top w:val="none" w:sz="0" w:space="0" w:color="auto"/>
            <w:left w:val="none" w:sz="0" w:space="0" w:color="auto"/>
            <w:bottom w:val="none" w:sz="0" w:space="0" w:color="auto"/>
            <w:right w:val="none" w:sz="0" w:space="0" w:color="auto"/>
          </w:divBdr>
        </w:div>
      </w:divsChild>
    </w:div>
    <w:div w:id="1047097674">
      <w:marLeft w:val="0"/>
      <w:marRight w:val="0"/>
      <w:marTop w:val="0"/>
      <w:marBottom w:val="0"/>
      <w:divBdr>
        <w:top w:val="none" w:sz="0" w:space="0" w:color="auto"/>
        <w:left w:val="none" w:sz="0" w:space="0" w:color="auto"/>
        <w:bottom w:val="none" w:sz="0" w:space="0" w:color="auto"/>
        <w:right w:val="none" w:sz="0" w:space="0" w:color="auto"/>
      </w:divBdr>
    </w:div>
    <w:div w:id="1047097675">
      <w:marLeft w:val="0"/>
      <w:marRight w:val="0"/>
      <w:marTop w:val="0"/>
      <w:marBottom w:val="0"/>
      <w:divBdr>
        <w:top w:val="none" w:sz="0" w:space="0" w:color="auto"/>
        <w:left w:val="none" w:sz="0" w:space="0" w:color="auto"/>
        <w:bottom w:val="none" w:sz="0" w:space="0" w:color="auto"/>
        <w:right w:val="none" w:sz="0" w:space="0" w:color="auto"/>
      </w:divBdr>
    </w:div>
    <w:div w:id="1047097676">
      <w:marLeft w:val="0"/>
      <w:marRight w:val="0"/>
      <w:marTop w:val="0"/>
      <w:marBottom w:val="0"/>
      <w:divBdr>
        <w:top w:val="none" w:sz="0" w:space="0" w:color="auto"/>
        <w:left w:val="none" w:sz="0" w:space="0" w:color="auto"/>
        <w:bottom w:val="none" w:sz="0" w:space="0" w:color="auto"/>
        <w:right w:val="none" w:sz="0" w:space="0" w:color="auto"/>
      </w:divBdr>
      <w:divsChild>
        <w:div w:id="1047097660">
          <w:marLeft w:val="547"/>
          <w:marRight w:val="0"/>
          <w:marTop w:val="134"/>
          <w:marBottom w:val="0"/>
          <w:divBdr>
            <w:top w:val="none" w:sz="0" w:space="0" w:color="auto"/>
            <w:left w:val="none" w:sz="0" w:space="0" w:color="auto"/>
            <w:bottom w:val="none" w:sz="0" w:space="0" w:color="auto"/>
            <w:right w:val="none" w:sz="0" w:space="0" w:color="auto"/>
          </w:divBdr>
        </w:div>
        <w:div w:id="1047097800">
          <w:marLeft w:val="547"/>
          <w:marRight w:val="0"/>
          <w:marTop w:val="134"/>
          <w:marBottom w:val="0"/>
          <w:divBdr>
            <w:top w:val="none" w:sz="0" w:space="0" w:color="auto"/>
            <w:left w:val="none" w:sz="0" w:space="0" w:color="auto"/>
            <w:bottom w:val="none" w:sz="0" w:space="0" w:color="auto"/>
            <w:right w:val="none" w:sz="0" w:space="0" w:color="auto"/>
          </w:divBdr>
        </w:div>
        <w:div w:id="1047098329">
          <w:marLeft w:val="547"/>
          <w:marRight w:val="0"/>
          <w:marTop w:val="134"/>
          <w:marBottom w:val="0"/>
          <w:divBdr>
            <w:top w:val="none" w:sz="0" w:space="0" w:color="auto"/>
            <w:left w:val="none" w:sz="0" w:space="0" w:color="auto"/>
            <w:bottom w:val="none" w:sz="0" w:space="0" w:color="auto"/>
            <w:right w:val="none" w:sz="0" w:space="0" w:color="auto"/>
          </w:divBdr>
        </w:div>
        <w:div w:id="1047098395">
          <w:marLeft w:val="547"/>
          <w:marRight w:val="0"/>
          <w:marTop w:val="134"/>
          <w:marBottom w:val="0"/>
          <w:divBdr>
            <w:top w:val="none" w:sz="0" w:space="0" w:color="auto"/>
            <w:left w:val="none" w:sz="0" w:space="0" w:color="auto"/>
            <w:bottom w:val="none" w:sz="0" w:space="0" w:color="auto"/>
            <w:right w:val="none" w:sz="0" w:space="0" w:color="auto"/>
          </w:divBdr>
        </w:div>
        <w:div w:id="1047098406">
          <w:marLeft w:val="547"/>
          <w:marRight w:val="0"/>
          <w:marTop w:val="134"/>
          <w:marBottom w:val="0"/>
          <w:divBdr>
            <w:top w:val="none" w:sz="0" w:space="0" w:color="auto"/>
            <w:left w:val="none" w:sz="0" w:space="0" w:color="auto"/>
            <w:bottom w:val="none" w:sz="0" w:space="0" w:color="auto"/>
            <w:right w:val="none" w:sz="0" w:space="0" w:color="auto"/>
          </w:divBdr>
        </w:div>
      </w:divsChild>
    </w:div>
    <w:div w:id="1047097679">
      <w:marLeft w:val="0"/>
      <w:marRight w:val="0"/>
      <w:marTop w:val="0"/>
      <w:marBottom w:val="0"/>
      <w:divBdr>
        <w:top w:val="none" w:sz="0" w:space="0" w:color="auto"/>
        <w:left w:val="none" w:sz="0" w:space="0" w:color="auto"/>
        <w:bottom w:val="none" w:sz="0" w:space="0" w:color="auto"/>
        <w:right w:val="none" w:sz="0" w:space="0" w:color="auto"/>
      </w:divBdr>
    </w:div>
    <w:div w:id="1047097680">
      <w:marLeft w:val="0"/>
      <w:marRight w:val="0"/>
      <w:marTop w:val="0"/>
      <w:marBottom w:val="0"/>
      <w:divBdr>
        <w:top w:val="none" w:sz="0" w:space="0" w:color="auto"/>
        <w:left w:val="none" w:sz="0" w:space="0" w:color="auto"/>
        <w:bottom w:val="none" w:sz="0" w:space="0" w:color="auto"/>
        <w:right w:val="none" w:sz="0" w:space="0" w:color="auto"/>
      </w:divBdr>
    </w:div>
    <w:div w:id="1047097683">
      <w:marLeft w:val="0"/>
      <w:marRight w:val="0"/>
      <w:marTop w:val="0"/>
      <w:marBottom w:val="0"/>
      <w:divBdr>
        <w:top w:val="none" w:sz="0" w:space="0" w:color="auto"/>
        <w:left w:val="none" w:sz="0" w:space="0" w:color="auto"/>
        <w:bottom w:val="none" w:sz="0" w:space="0" w:color="auto"/>
        <w:right w:val="none" w:sz="0" w:space="0" w:color="auto"/>
      </w:divBdr>
      <w:divsChild>
        <w:div w:id="1047097648">
          <w:marLeft w:val="0"/>
          <w:marRight w:val="0"/>
          <w:marTop w:val="72"/>
          <w:marBottom w:val="0"/>
          <w:divBdr>
            <w:top w:val="none" w:sz="0" w:space="0" w:color="auto"/>
            <w:left w:val="none" w:sz="0" w:space="0" w:color="auto"/>
            <w:bottom w:val="none" w:sz="0" w:space="0" w:color="auto"/>
            <w:right w:val="none" w:sz="0" w:space="0" w:color="auto"/>
          </w:divBdr>
        </w:div>
        <w:div w:id="1047097652">
          <w:marLeft w:val="0"/>
          <w:marRight w:val="0"/>
          <w:marTop w:val="72"/>
          <w:marBottom w:val="0"/>
          <w:divBdr>
            <w:top w:val="none" w:sz="0" w:space="0" w:color="auto"/>
            <w:left w:val="none" w:sz="0" w:space="0" w:color="auto"/>
            <w:bottom w:val="none" w:sz="0" w:space="0" w:color="auto"/>
            <w:right w:val="none" w:sz="0" w:space="0" w:color="auto"/>
          </w:divBdr>
        </w:div>
        <w:div w:id="1047097689">
          <w:marLeft w:val="0"/>
          <w:marRight w:val="0"/>
          <w:marTop w:val="72"/>
          <w:marBottom w:val="0"/>
          <w:divBdr>
            <w:top w:val="none" w:sz="0" w:space="0" w:color="auto"/>
            <w:left w:val="none" w:sz="0" w:space="0" w:color="auto"/>
            <w:bottom w:val="none" w:sz="0" w:space="0" w:color="auto"/>
            <w:right w:val="none" w:sz="0" w:space="0" w:color="auto"/>
          </w:divBdr>
        </w:div>
        <w:div w:id="1047097697">
          <w:marLeft w:val="0"/>
          <w:marRight w:val="0"/>
          <w:marTop w:val="72"/>
          <w:marBottom w:val="0"/>
          <w:divBdr>
            <w:top w:val="none" w:sz="0" w:space="0" w:color="auto"/>
            <w:left w:val="none" w:sz="0" w:space="0" w:color="auto"/>
            <w:bottom w:val="none" w:sz="0" w:space="0" w:color="auto"/>
            <w:right w:val="none" w:sz="0" w:space="0" w:color="auto"/>
          </w:divBdr>
        </w:div>
        <w:div w:id="1047097726">
          <w:marLeft w:val="0"/>
          <w:marRight w:val="0"/>
          <w:marTop w:val="72"/>
          <w:marBottom w:val="0"/>
          <w:divBdr>
            <w:top w:val="none" w:sz="0" w:space="0" w:color="auto"/>
            <w:left w:val="none" w:sz="0" w:space="0" w:color="auto"/>
            <w:bottom w:val="none" w:sz="0" w:space="0" w:color="auto"/>
            <w:right w:val="none" w:sz="0" w:space="0" w:color="auto"/>
          </w:divBdr>
        </w:div>
        <w:div w:id="1047097754">
          <w:marLeft w:val="0"/>
          <w:marRight w:val="0"/>
          <w:marTop w:val="72"/>
          <w:marBottom w:val="0"/>
          <w:divBdr>
            <w:top w:val="none" w:sz="0" w:space="0" w:color="auto"/>
            <w:left w:val="none" w:sz="0" w:space="0" w:color="auto"/>
            <w:bottom w:val="none" w:sz="0" w:space="0" w:color="auto"/>
            <w:right w:val="none" w:sz="0" w:space="0" w:color="auto"/>
          </w:divBdr>
        </w:div>
        <w:div w:id="1047097759">
          <w:marLeft w:val="0"/>
          <w:marRight w:val="0"/>
          <w:marTop w:val="72"/>
          <w:marBottom w:val="0"/>
          <w:divBdr>
            <w:top w:val="none" w:sz="0" w:space="0" w:color="auto"/>
            <w:left w:val="none" w:sz="0" w:space="0" w:color="auto"/>
            <w:bottom w:val="none" w:sz="0" w:space="0" w:color="auto"/>
            <w:right w:val="none" w:sz="0" w:space="0" w:color="auto"/>
          </w:divBdr>
        </w:div>
        <w:div w:id="1047097821">
          <w:marLeft w:val="0"/>
          <w:marRight w:val="0"/>
          <w:marTop w:val="72"/>
          <w:marBottom w:val="0"/>
          <w:divBdr>
            <w:top w:val="none" w:sz="0" w:space="0" w:color="auto"/>
            <w:left w:val="none" w:sz="0" w:space="0" w:color="auto"/>
            <w:bottom w:val="none" w:sz="0" w:space="0" w:color="auto"/>
            <w:right w:val="none" w:sz="0" w:space="0" w:color="auto"/>
          </w:divBdr>
        </w:div>
        <w:div w:id="1047097868">
          <w:marLeft w:val="0"/>
          <w:marRight w:val="0"/>
          <w:marTop w:val="72"/>
          <w:marBottom w:val="0"/>
          <w:divBdr>
            <w:top w:val="none" w:sz="0" w:space="0" w:color="auto"/>
            <w:left w:val="none" w:sz="0" w:space="0" w:color="auto"/>
            <w:bottom w:val="none" w:sz="0" w:space="0" w:color="auto"/>
            <w:right w:val="none" w:sz="0" w:space="0" w:color="auto"/>
          </w:divBdr>
        </w:div>
        <w:div w:id="1047098279">
          <w:marLeft w:val="0"/>
          <w:marRight w:val="0"/>
          <w:marTop w:val="72"/>
          <w:marBottom w:val="0"/>
          <w:divBdr>
            <w:top w:val="none" w:sz="0" w:space="0" w:color="auto"/>
            <w:left w:val="none" w:sz="0" w:space="0" w:color="auto"/>
            <w:bottom w:val="none" w:sz="0" w:space="0" w:color="auto"/>
            <w:right w:val="none" w:sz="0" w:space="0" w:color="auto"/>
          </w:divBdr>
        </w:div>
        <w:div w:id="1047098290">
          <w:marLeft w:val="0"/>
          <w:marRight w:val="0"/>
          <w:marTop w:val="72"/>
          <w:marBottom w:val="0"/>
          <w:divBdr>
            <w:top w:val="none" w:sz="0" w:space="0" w:color="auto"/>
            <w:left w:val="none" w:sz="0" w:space="0" w:color="auto"/>
            <w:bottom w:val="none" w:sz="0" w:space="0" w:color="auto"/>
            <w:right w:val="none" w:sz="0" w:space="0" w:color="auto"/>
          </w:divBdr>
        </w:div>
        <w:div w:id="1047098320">
          <w:marLeft w:val="0"/>
          <w:marRight w:val="0"/>
          <w:marTop w:val="72"/>
          <w:marBottom w:val="0"/>
          <w:divBdr>
            <w:top w:val="none" w:sz="0" w:space="0" w:color="auto"/>
            <w:left w:val="none" w:sz="0" w:space="0" w:color="auto"/>
            <w:bottom w:val="none" w:sz="0" w:space="0" w:color="auto"/>
            <w:right w:val="none" w:sz="0" w:space="0" w:color="auto"/>
          </w:divBdr>
        </w:div>
        <w:div w:id="1047098334">
          <w:marLeft w:val="0"/>
          <w:marRight w:val="0"/>
          <w:marTop w:val="72"/>
          <w:marBottom w:val="0"/>
          <w:divBdr>
            <w:top w:val="none" w:sz="0" w:space="0" w:color="auto"/>
            <w:left w:val="none" w:sz="0" w:space="0" w:color="auto"/>
            <w:bottom w:val="none" w:sz="0" w:space="0" w:color="auto"/>
            <w:right w:val="none" w:sz="0" w:space="0" w:color="auto"/>
          </w:divBdr>
        </w:div>
      </w:divsChild>
    </w:div>
    <w:div w:id="1047097685">
      <w:marLeft w:val="0"/>
      <w:marRight w:val="0"/>
      <w:marTop w:val="0"/>
      <w:marBottom w:val="0"/>
      <w:divBdr>
        <w:top w:val="none" w:sz="0" w:space="0" w:color="auto"/>
        <w:left w:val="none" w:sz="0" w:space="0" w:color="auto"/>
        <w:bottom w:val="none" w:sz="0" w:space="0" w:color="auto"/>
        <w:right w:val="none" w:sz="0" w:space="0" w:color="auto"/>
      </w:divBdr>
    </w:div>
    <w:div w:id="1047097686">
      <w:marLeft w:val="0"/>
      <w:marRight w:val="0"/>
      <w:marTop w:val="0"/>
      <w:marBottom w:val="0"/>
      <w:divBdr>
        <w:top w:val="none" w:sz="0" w:space="0" w:color="auto"/>
        <w:left w:val="none" w:sz="0" w:space="0" w:color="auto"/>
        <w:bottom w:val="none" w:sz="0" w:space="0" w:color="auto"/>
        <w:right w:val="none" w:sz="0" w:space="0" w:color="auto"/>
      </w:divBdr>
    </w:div>
    <w:div w:id="1047097692">
      <w:marLeft w:val="0"/>
      <w:marRight w:val="0"/>
      <w:marTop w:val="0"/>
      <w:marBottom w:val="0"/>
      <w:divBdr>
        <w:top w:val="none" w:sz="0" w:space="0" w:color="auto"/>
        <w:left w:val="none" w:sz="0" w:space="0" w:color="auto"/>
        <w:bottom w:val="none" w:sz="0" w:space="0" w:color="auto"/>
        <w:right w:val="none" w:sz="0" w:space="0" w:color="auto"/>
      </w:divBdr>
      <w:divsChild>
        <w:div w:id="1047097717">
          <w:marLeft w:val="0"/>
          <w:marRight w:val="0"/>
          <w:marTop w:val="60"/>
          <w:marBottom w:val="60"/>
          <w:divBdr>
            <w:top w:val="none" w:sz="0" w:space="0" w:color="auto"/>
            <w:left w:val="none" w:sz="0" w:space="0" w:color="auto"/>
            <w:bottom w:val="none" w:sz="0" w:space="0" w:color="auto"/>
            <w:right w:val="none" w:sz="0" w:space="0" w:color="auto"/>
          </w:divBdr>
        </w:div>
        <w:div w:id="1047097832">
          <w:marLeft w:val="0"/>
          <w:marRight w:val="0"/>
          <w:marTop w:val="60"/>
          <w:marBottom w:val="60"/>
          <w:divBdr>
            <w:top w:val="none" w:sz="0" w:space="0" w:color="auto"/>
            <w:left w:val="none" w:sz="0" w:space="0" w:color="auto"/>
            <w:bottom w:val="none" w:sz="0" w:space="0" w:color="auto"/>
            <w:right w:val="none" w:sz="0" w:space="0" w:color="auto"/>
          </w:divBdr>
        </w:div>
        <w:div w:id="1047097861">
          <w:marLeft w:val="0"/>
          <w:marRight w:val="0"/>
          <w:marTop w:val="60"/>
          <w:marBottom w:val="60"/>
          <w:divBdr>
            <w:top w:val="none" w:sz="0" w:space="0" w:color="auto"/>
            <w:left w:val="none" w:sz="0" w:space="0" w:color="auto"/>
            <w:bottom w:val="none" w:sz="0" w:space="0" w:color="auto"/>
            <w:right w:val="none" w:sz="0" w:space="0" w:color="auto"/>
          </w:divBdr>
        </w:div>
      </w:divsChild>
    </w:div>
    <w:div w:id="1047097693">
      <w:marLeft w:val="0"/>
      <w:marRight w:val="0"/>
      <w:marTop w:val="0"/>
      <w:marBottom w:val="0"/>
      <w:divBdr>
        <w:top w:val="none" w:sz="0" w:space="0" w:color="auto"/>
        <w:left w:val="none" w:sz="0" w:space="0" w:color="auto"/>
        <w:bottom w:val="none" w:sz="0" w:space="0" w:color="auto"/>
        <w:right w:val="none" w:sz="0" w:space="0" w:color="auto"/>
      </w:divBdr>
      <w:divsChild>
        <w:div w:id="1047097698">
          <w:marLeft w:val="0"/>
          <w:marRight w:val="0"/>
          <w:marTop w:val="86"/>
          <w:marBottom w:val="0"/>
          <w:divBdr>
            <w:top w:val="none" w:sz="0" w:space="0" w:color="auto"/>
            <w:left w:val="none" w:sz="0" w:space="0" w:color="auto"/>
            <w:bottom w:val="none" w:sz="0" w:space="0" w:color="auto"/>
            <w:right w:val="none" w:sz="0" w:space="0" w:color="auto"/>
          </w:divBdr>
        </w:div>
        <w:div w:id="1047097725">
          <w:marLeft w:val="0"/>
          <w:marRight w:val="0"/>
          <w:marTop w:val="86"/>
          <w:marBottom w:val="0"/>
          <w:divBdr>
            <w:top w:val="none" w:sz="0" w:space="0" w:color="auto"/>
            <w:left w:val="none" w:sz="0" w:space="0" w:color="auto"/>
            <w:bottom w:val="none" w:sz="0" w:space="0" w:color="auto"/>
            <w:right w:val="none" w:sz="0" w:space="0" w:color="auto"/>
          </w:divBdr>
        </w:div>
        <w:div w:id="1047097819">
          <w:marLeft w:val="0"/>
          <w:marRight w:val="0"/>
          <w:marTop w:val="86"/>
          <w:marBottom w:val="0"/>
          <w:divBdr>
            <w:top w:val="none" w:sz="0" w:space="0" w:color="auto"/>
            <w:left w:val="none" w:sz="0" w:space="0" w:color="auto"/>
            <w:bottom w:val="none" w:sz="0" w:space="0" w:color="auto"/>
            <w:right w:val="none" w:sz="0" w:space="0" w:color="auto"/>
          </w:divBdr>
        </w:div>
        <w:div w:id="1047097843">
          <w:marLeft w:val="0"/>
          <w:marRight w:val="0"/>
          <w:marTop w:val="86"/>
          <w:marBottom w:val="0"/>
          <w:divBdr>
            <w:top w:val="none" w:sz="0" w:space="0" w:color="auto"/>
            <w:left w:val="none" w:sz="0" w:space="0" w:color="auto"/>
            <w:bottom w:val="none" w:sz="0" w:space="0" w:color="auto"/>
            <w:right w:val="none" w:sz="0" w:space="0" w:color="auto"/>
          </w:divBdr>
        </w:div>
        <w:div w:id="1047097863">
          <w:marLeft w:val="0"/>
          <w:marRight w:val="0"/>
          <w:marTop w:val="86"/>
          <w:marBottom w:val="0"/>
          <w:divBdr>
            <w:top w:val="none" w:sz="0" w:space="0" w:color="auto"/>
            <w:left w:val="none" w:sz="0" w:space="0" w:color="auto"/>
            <w:bottom w:val="none" w:sz="0" w:space="0" w:color="auto"/>
            <w:right w:val="none" w:sz="0" w:space="0" w:color="auto"/>
          </w:divBdr>
        </w:div>
        <w:div w:id="1047097886">
          <w:marLeft w:val="0"/>
          <w:marRight w:val="0"/>
          <w:marTop w:val="86"/>
          <w:marBottom w:val="0"/>
          <w:divBdr>
            <w:top w:val="none" w:sz="0" w:space="0" w:color="auto"/>
            <w:left w:val="none" w:sz="0" w:space="0" w:color="auto"/>
            <w:bottom w:val="none" w:sz="0" w:space="0" w:color="auto"/>
            <w:right w:val="none" w:sz="0" w:space="0" w:color="auto"/>
          </w:divBdr>
        </w:div>
        <w:div w:id="1047098291">
          <w:marLeft w:val="0"/>
          <w:marRight w:val="0"/>
          <w:marTop w:val="86"/>
          <w:marBottom w:val="0"/>
          <w:divBdr>
            <w:top w:val="none" w:sz="0" w:space="0" w:color="auto"/>
            <w:left w:val="none" w:sz="0" w:space="0" w:color="auto"/>
            <w:bottom w:val="none" w:sz="0" w:space="0" w:color="auto"/>
            <w:right w:val="none" w:sz="0" w:space="0" w:color="auto"/>
          </w:divBdr>
        </w:div>
        <w:div w:id="1047098310">
          <w:marLeft w:val="0"/>
          <w:marRight w:val="0"/>
          <w:marTop w:val="86"/>
          <w:marBottom w:val="0"/>
          <w:divBdr>
            <w:top w:val="none" w:sz="0" w:space="0" w:color="auto"/>
            <w:left w:val="none" w:sz="0" w:space="0" w:color="auto"/>
            <w:bottom w:val="none" w:sz="0" w:space="0" w:color="auto"/>
            <w:right w:val="none" w:sz="0" w:space="0" w:color="auto"/>
          </w:divBdr>
        </w:div>
      </w:divsChild>
    </w:div>
    <w:div w:id="1047097695">
      <w:marLeft w:val="0"/>
      <w:marRight w:val="0"/>
      <w:marTop w:val="0"/>
      <w:marBottom w:val="0"/>
      <w:divBdr>
        <w:top w:val="none" w:sz="0" w:space="0" w:color="auto"/>
        <w:left w:val="none" w:sz="0" w:space="0" w:color="auto"/>
        <w:bottom w:val="none" w:sz="0" w:space="0" w:color="auto"/>
        <w:right w:val="none" w:sz="0" w:space="0" w:color="auto"/>
      </w:divBdr>
    </w:div>
    <w:div w:id="1047097696">
      <w:marLeft w:val="0"/>
      <w:marRight w:val="0"/>
      <w:marTop w:val="0"/>
      <w:marBottom w:val="0"/>
      <w:divBdr>
        <w:top w:val="none" w:sz="0" w:space="0" w:color="auto"/>
        <w:left w:val="none" w:sz="0" w:space="0" w:color="auto"/>
        <w:bottom w:val="none" w:sz="0" w:space="0" w:color="auto"/>
        <w:right w:val="none" w:sz="0" w:space="0" w:color="auto"/>
      </w:divBdr>
    </w:div>
    <w:div w:id="1047097699">
      <w:marLeft w:val="0"/>
      <w:marRight w:val="0"/>
      <w:marTop w:val="0"/>
      <w:marBottom w:val="0"/>
      <w:divBdr>
        <w:top w:val="none" w:sz="0" w:space="0" w:color="auto"/>
        <w:left w:val="none" w:sz="0" w:space="0" w:color="auto"/>
        <w:bottom w:val="none" w:sz="0" w:space="0" w:color="auto"/>
        <w:right w:val="none" w:sz="0" w:space="0" w:color="auto"/>
      </w:divBdr>
    </w:div>
    <w:div w:id="1047097700">
      <w:marLeft w:val="0"/>
      <w:marRight w:val="0"/>
      <w:marTop w:val="0"/>
      <w:marBottom w:val="0"/>
      <w:divBdr>
        <w:top w:val="none" w:sz="0" w:space="0" w:color="auto"/>
        <w:left w:val="none" w:sz="0" w:space="0" w:color="auto"/>
        <w:bottom w:val="none" w:sz="0" w:space="0" w:color="auto"/>
        <w:right w:val="none" w:sz="0" w:space="0" w:color="auto"/>
      </w:divBdr>
    </w:div>
    <w:div w:id="1047097702">
      <w:marLeft w:val="0"/>
      <w:marRight w:val="0"/>
      <w:marTop w:val="0"/>
      <w:marBottom w:val="0"/>
      <w:divBdr>
        <w:top w:val="none" w:sz="0" w:space="0" w:color="auto"/>
        <w:left w:val="none" w:sz="0" w:space="0" w:color="auto"/>
        <w:bottom w:val="none" w:sz="0" w:space="0" w:color="auto"/>
        <w:right w:val="none" w:sz="0" w:space="0" w:color="auto"/>
      </w:divBdr>
      <w:divsChild>
        <w:div w:id="1047097703">
          <w:marLeft w:val="0"/>
          <w:marRight w:val="0"/>
          <w:marTop w:val="60"/>
          <w:marBottom w:val="60"/>
          <w:divBdr>
            <w:top w:val="none" w:sz="0" w:space="0" w:color="auto"/>
            <w:left w:val="none" w:sz="0" w:space="0" w:color="auto"/>
            <w:bottom w:val="none" w:sz="0" w:space="0" w:color="auto"/>
            <w:right w:val="none" w:sz="0" w:space="0" w:color="auto"/>
          </w:divBdr>
        </w:div>
        <w:div w:id="1047097707">
          <w:marLeft w:val="0"/>
          <w:marRight w:val="0"/>
          <w:marTop w:val="60"/>
          <w:marBottom w:val="60"/>
          <w:divBdr>
            <w:top w:val="none" w:sz="0" w:space="0" w:color="auto"/>
            <w:left w:val="none" w:sz="0" w:space="0" w:color="auto"/>
            <w:bottom w:val="none" w:sz="0" w:space="0" w:color="auto"/>
            <w:right w:val="none" w:sz="0" w:space="0" w:color="auto"/>
          </w:divBdr>
        </w:div>
        <w:div w:id="1047097724">
          <w:marLeft w:val="0"/>
          <w:marRight w:val="0"/>
          <w:marTop w:val="60"/>
          <w:marBottom w:val="60"/>
          <w:divBdr>
            <w:top w:val="none" w:sz="0" w:space="0" w:color="auto"/>
            <w:left w:val="none" w:sz="0" w:space="0" w:color="auto"/>
            <w:bottom w:val="none" w:sz="0" w:space="0" w:color="auto"/>
            <w:right w:val="none" w:sz="0" w:space="0" w:color="auto"/>
          </w:divBdr>
        </w:div>
        <w:div w:id="1047097797">
          <w:marLeft w:val="0"/>
          <w:marRight w:val="0"/>
          <w:marTop w:val="60"/>
          <w:marBottom w:val="60"/>
          <w:divBdr>
            <w:top w:val="none" w:sz="0" w:space="0" w:color="auto"/>
            <w:left w:val="none" w:sz="0" w:space="0" w:color="auto"/>
            <w:bottom w:val="none" w:sz="0" w:space="0" w:color="auto"/>
            <w:right w:val="none" w:sz="0" w:space="0" w:color="auto"/>
          </w:divBdr>
        </w:div>
        <w:div w:id="1047097865">
          <w:marLeft w:val="0"/>
          <w:marRight w:val="0"/>
          <w:marTop w:val="60"/>
          <w:marBottom w:val="60"/>
          <w:divBdr>
            <w:top w:val="none" w:sz="0" w:space="0" w:color="auto"/>
            <w:left w:val="none" w:sz="0" w:space="0" w:color="auto"/>
            <w:bottom w:val="none" w:sz="0" w:space="0" w:color="auto"/>
            <w:right w:val="none" w:sz="0" w:space="0" w:color="auto"/>
          </w:divBdr>
        </w:div>
        <w:div w:id="1047098288">
          <w:marLeft w:val="0"/>
          <w:marRight w:val="0"/>
          <w:marTop w:val="60"/>
          <w:marBottom w:val="60"/>
          <w:divBdr>
            <w:top w:val="none" w:sz="0" w:space="0" w:color="auto"/>
            <w:left w:val="none" w:sz="0" w:space="0" w:color="auto"/>
            <w:bottom w:val="none" w:sz="0" w:space="0" w:color="auto"/>
            <w:right w:val="none" w:sz="0" w:space="0" w:color="auto"/>
          </w:divBdr>
        </w:div>
        <w:div w:id="1047098347">
          <w:marLeft w:val="0"/>
          <w:marRight w:val="0"/>
          <w:marTop w:val="60"/>
          <w:marBottom w:val="60"/>
          <w:divBdr>
            <w:top w:val="none" w:sz="0" w:space="0" w:color="auto"/>
            <w:left w:val="none" w:sz="0" w:space="0" w:color="auto"/>
            <w:bottom w:val="none" w:sz="0" w:space="0" w:color="auto"/>
            <w:right w:val="none" w:sz="0" w:space="0" w:color="auto"/>
          </w:divBdr>
        </w:div>
        <w:div w:id="1047098404">
          <w:marLeft w:val="0"/>
          <w:marRight w:val="0"/>
          <w:marTop w:val="60"/>
          <w:marBottom w:val="60"/>
          <w:divBdr>
            <w:top w:val="none" w:sz="0" w:space="0" w:color="auto"/>
            <w:left w:val="none" w:sz="0" w:space="0" w:color="auto"/>
            <w:bottom w:val="none" w:sz="0" w:space="0" w:color="auto"/>
            <w:right w:val="none" w:sz="0" w:space="0" w:color="auto"/>
          </w:divBdr>
        </w:div>
      </w:divsChild>
    </w:div>
    <w:div w:id="1047097704">
      <w:marLeft w:val="0"/>
      <w:marRight w:val="0"/>
      <w:marTop w:val="0"/>
      <w:marBottom w:val="0"/>
      <w:divBdr>
        <w:top w:val="none" w:sz="0" w:space="0" w:color="auto"/>
        <w:left w:val="none" w:sz="0" w:space="0" w:color="auto"/>
        <w:bottom w:val="none" w:sz="0" w:space="0" w:color="auto"/>
        <w:right w:val="none" w:sz="0" w:space="0" w:color="auto"/>
      </w:divBdr>
    </w:div>
    <w:div w:id="1047097705">
      <w:marLeft w:val="0"/>
      <w:marRight w:val="0"/>
      <w:marTop w:val="0"/>
      <w:marBottom w:val="0"/>
      <w:divBdr>
        <w:top w:val="none" w:sz="0" w:space="0" w:color="auto"/>
        <w:left w:val="none" w:sz="0" w:space="0" w:color="auto"/>
        <w:bottom w:val="none" w:sz="0" w:space="0" w:color="auto"/>
        <w:right w:val="none" w:sz="0" w:space="0" w:color="auto"/>
      </w:divBdr>
    </w:div>
    <w:div w:id="1047097708">
      <w:marLeft w:val="0"/>
      <w:marRight w:val="0"/>
      <w:marTop w:val="0"/>
      <w:marBottom w:val="0"/>
      <w:divBdr>
        <w:top w:val="none" w:sz="0" w:space="0" w:color="auto"/>
        <w:left w:val="none" w:sz="0" w:space="0" w:color="auto"/>
        <w:bottom w:val="none" w:sz="0" w:space="0" w:color="auto"/>
        <w:right w:val="none" w:sz="0" w:space="0" w:color="auto"/>
      </w:divBdr>
    </w:div>
    <w:div w:id="1047097711">
      <w:marLeft w:val="0"/>
      <w:marRight w:val="0"/>
      <w:marTop w:val="0"/>
      <w:marBottom w:val="0"/>
      <w:divBdr>
        <w:top w:val="none" w:sz="0" w:space="0" w:color="auto"/>
        <w:left w:val="none" w:sz="0" w:space="0" w:color="auto"/>
        <w:bottom w:val="none" w:sz="0" w:space="0" w:color="auto"/>
        <w:right w:val="none" w:sz="0" w:space="0" w:color="auto"/>
      </w:divBdr>
      <w:divsChild>
        <w:div w:id="1047097720">
          <w:marLeft w:val="0"/>
          <w:marRight w:val="0"/>
          <w:marTop w:val="86"/>
          <w:marBottom w:val="0"/>
          <w:divBdr>
            <w:top w:val="none" w:sz="0" w:space="0" w:color="auto"/>
            <w:left w:val="none" w:sz="0" w:space="0" w:color="auto"/>
            <w:bottom w:val="none" w:sz="0" w:space="0" w:color="auto"/>
            <w:right w:val="none" w:sz="0" w:space="0" w:color="auto"/>
          </w:divBdr>
        </w:div>
        <w:div w:id="1047098284">
          <w:marLeft w:val="0"/>
          <w:marRight w:val="0"/>
          <w:marTop w:val="86"/>
          <w:marBottom w:val="0"/>
          <w:divBdr>
            <w:top w:val="none" w:sz="0" w:space="0" w:color="auto"/>
            <w:left w:val="none" w:sz="0" w:space="0" w:color="auto"/>
            <w:bottom w:val="none" w:sz="0" w:space="0" w:color="auto"/>
            <w:right w:val="none" w:sz="0" w:space="0" w:color="auto"/>
          </w:divBdr>
        </w:div>
        <w:div w:id="1047098301">
          <w:marLeft w:val="0"/>
          <w:marRight w:val="0"/>
          <w:marTop w:val="86"/>
          <w:marBottom w:val="0"/>
          <w:divBdr>
            <w:top w:val="none" w:sz="0" w:space="0" w:color="auto"/>
            <w:left w:val="none" w:sz="0" w:space="0" w:color="auto"/>
            <w:bottom w:val="none" w:sz="0" w:space="0" w:color="auto"/>
            <w:right w:val="none" w:sz="0" w:space="0" w:color="auto"/>
          </w:divBdr>
        </w:div>
      </w:divsChild>
    </w:div>
    <w:div w:id="1047097713">
      <w:marLeft w:val="0"/>
      <w:marRight w:val="0"/>
      <w:marTop w:val="0"/>
      <w:marBottom w:val="0"/>
      <w:divBdr>
        <w:top w:val="none" w:sz="0" w:space="0" w:color="auto"/>
        <w:left w:val="none" w:sz="0" w:space="0" w:color="auto"/>
        <w:bottom w:val="none" w:sz="0" w:space="0" w:color="auto"/>
        <w:right w:val="none" w:sz="0" w:space="0" w:color="auto"/>
      </w:divBdr>
    </w:div>
    <w:div w:id="1047097716">
      <w:marLeft w:val="0"/>
      <w:marRight w:val="0"/>
      <w:marTop w:val="0"/>
      <w:marBottom w:val="0"/>
      <w:divBdr>
        <w:top w:val="none" w:sz="0" w:space="0" w:color="auto"/>
        <w:left w:val="none" w:sz="0" w:space="0" w:color="auto"/>
        <w:bottom w:val="none" w:sz="0" w:space="0" w:color="auto"/>
        <w:right w:val="none" w:sz="0" w:space="0" w:color="auto"/>
      </w:divBdr>
    </w:div>
    <w:div w:id="1047097719">
      <w:marLeft w:val="0"/>
      <w:marRight w:val="0"/>
      <w:marTop w:val="0"/>
      <w:marBottom w:val="0"/>
      <w:divBdr>
        <w:top w:val="none" w:sz="0" w:space="0" w:color="auto"/>
        <w:left w:val="none" w:sz="0" w:space="0" w:color="auto"/>
        <w:bottom w:val="none" w:sz="0" w:space="0" w:color="auto"/>
        <w:right w:val="none" w:sz="0" w:space="0" w:color="auto"/>
      </w:divBdr>
    </w:div>
    <w:div w:id="1047097721">
      <w:marLeft w:val="0"/>
      <w:marRight w:val="0"/>
      <w:marTop w:val="0"/>
      <w:marBottom w:val="0"/>
      <w:divBdr>
        <w:top w:val="none" w:sz="0" w:space="0" w:color="auto"/>
        <w:left w:val="none" w:sz="0" w:space="0" w:color="auto"/>
        <w:bottom w:val="none" w:sz="0" w:space="0" w:color="auto"/>
        <w:right w:val="none" w:sz="0" w:space="0" w:color="auto"/>
      </w:divBdr>
      <w:divsChild>
        <w:div w:id="1047097779">
          <w:marLeft w:val="547"/>
          <w:marRight w:val="0"/>
          <w:marTop w:val="86"/>
          <w:marBottom w:val="0"/>
          <w:divBdr>
            <w:top w:val="none" w:sz="0" w:space="0" w:color="auto"/>
            <w:left w:val="none" w:sz="0" w:space="0" w:color="auto"/>
            <w:bottom w:val="none" w:sz="0" w:space="0" w:color="auto"/>
            <w:right w:val="none" w:sz="0" w:space="0" w:color="auto"/>
          </w:divBdr>
        </w:div>
        <w:div w:id="1047097866">
          <w:marLeft w:val="547"/>
          <w:marRight w:val="0"/>
          <w:marTop w:val="86"/>
          <w:marBottom w:val="0"/>
          <w:divBdr>
            <w:top w:val="none" w:sz="0" w:space="0" w:color="auto"/>
            <w:left w:val="none" w:sz="0" w:space="0" w:color="auto"/>
            <w:bottom w:val="none" w:sz="0" w:space="0" w:color="auto"/>
            <w:right w:val="none" w:sz="0" w:space="0" w:color="auto"/>
          </w:divBdr>
        </w:div>
        <w:div w:id="1047097888">
          <w:marLeft w:val="547"/>
          <w:marRight w:val="0"/>
          <w:marTop w:val="86"/>
          <w:marBottom w:val="0"/>
          <w:divBdr>
            <w:top w:val="none" w:sz="0" w:space="0" w:color="auto"/>
            <w:left w:val="none" w:sz="0" w:space="0" w:color="auto"/>
            <w:bottom w:val="none" w:sz="0" w:space="0" w:color="auto"/>
            <w:right w:val="none" w:sz="0" w:space="0" w:color="auto"/>
          </w:divBdr>
        </w:div>
        <w:div w:id="1047098302">
          <w:marLeft w:val="547"/>
          <w:marRight w:val="0"/>
          <w:marTop w:val="86"/>
          <w:marBottom w:val="0"/>
          <w:divBdr>
            <w:top w:val="none" w:sz="0" w:space="0" w:color="auto"/>
            <w:left w:val="none" w:sz="0" w:space="0" w:color="auto"/>
            <w:bottom w:val="none" w:sz="0" w:space="0" w:color="auto"/>
            <w:right w:val="none" w:sz="0" w:space="0" w:color="auto"/>
          </w:divBdr>
        </w:div>
        <w:div w:id="1047098331">
          <w:marLeft w:val="547"/>
          <w:marRight w:val="0"/>
          <w:marTop w:val="86"/>
          <w:marBottom w:val="0"/>
          <w:divBdr>
            <w:top w:val="none" w:sz="0" w:space="0" w:color="auto"/>
            <w:left w:val="none" w:sz="0" w:space="0" w:color="auto"/>
            <w:bottom w:val="none" w:sz="0" w:space="0" w:color="auto"/>
            <w:right w:val="none" w:sz="0" w:space="0" w:color="auto"/>
          </w:divBdr>
        </w:div>
        <w:div w:id="1047098342">
          <w:marLeft w:val="547"/>
          <w:marRight w:val="0"/>
          <w:marTop w:val="86"/>
          <w:marBottom w:val="0"/>
          <w:divBdr>
            <w:top w:val="none" w:sz="0" w:space="0" w:color="auto"/>
            <w:left w:val="none" w:sz="0" w:space="0" w:color="auto"/>
            <w:bottom w:val="none" w:sz="0" w:space="0" w:color="auto"/>
            <w:right w:val="none" w:sz="0" w:space="0" w:color="auto"/>
          </w:divBdr>
        </w:div>
        <w:div w:id="1047098354">
          <w:marLeft w:val="547"/>
          <w:marRight w:val="0"/>
          <w:marTop w:val="86"/>
          <w:marBottom w:val="0"/>
          <w:divBdr>
            <w:top w:val="none" w:sz="0" w:space="0" w:color="auto"/>
            <w:left w:val="none" w:sz="0" w:space="0" w:color="auto"/>
            <w:bottom w:val="none" w:sz="0" w:space="0" w:color="auto"/>
            <w:right w:val="none" w:sz="0" w:space="0" w:color="auto"/>
          </w:divBdr>
        </w:div>
      </w:divsChild>
    </w:div>
    <w:div w:id="1047097727">
      <w:marLeft w:val="0"/>
      <w:marRight w:val="0"/>
      <w:marTop w:val="0"/>
      <w:marBottom w:val="0"/>
      <w:divBdr>
        <w:top w:val="none" w:sz="0" w:space="0" w:color="auto"/>
        <w:left w:val="none" w:sz="0" w:space="0" w:color="auto"/>
        <w:bottom w:val="none" w:sz="0" w:space="0" w:color="auto"/>
        <w:right w:val="none" w:sz="0" w:space="0" w:color="auto"/>
      </w:divBdr>
    </w:div>
    <w:div w:id="1047097728">
      <w:marLeft w:val="0"/>
      <w:marRight w:val="0"/>
      <w:marTop w:val="0"/>
      <w:marBottom w:val="0"/>
      <w:divBdr>
        <w:top w:val="none" w:sz="0" w:space="0" w:color="auto"/>
        <w:left w:val="none" w:sz="0" w:space="0" w:color="auto"/>
        <w:bottom w:val="none" w:sz="0" w:space="0" w:color="auto"/>
        <w:right w:val="none" w:sz="0" w:space="0" w:color="auto"/>
      </w:divBdr>
    </w:div>
    <w:div w:id="1047097730">
      <w:marLeft w:val="0"/>
      <w:marRight w:val="0"/>
      <w:marTop w:val="0"/>
      <w:marBottom w:val="0"/>
      <w:divBdr>
        <w:top w:val="none" w:sz="0" w:space="0" w:color="auto"/>
        <w:left w:val="none" w:sz="0" w:space="0" w:color="auto"/>
        <w:bottom w:val="none" w:sz="0" w:space="0" w:color="auto"/>
        <w:right w:val="none" w:sz="0" w:space="0" w:color="auto"/>
      </w:divBdr>
    </w:div>
    <w:div w:id="1047097733">
      <w:marLeft w:val="0"/>
      <w:marRight w:val="0"/>
      <w:marTop w:val="0"/>
      <w:marBottom w:val="0"/>
      <w:divBdr>
        <w:top w:val="none" w:sz="0" w:space="0" w:color="auto"/>
        <w:left w:val="none" w:sz="0" w:space="0" w:color="auto"/>
        <w:bottom w:val="none" w:sz="0" w:space="0" w:color="auto"/>
        <w:right w:val="none" w:sz="0" w:space="0" w:color="auto"/>
      </w:divBdr>
    </w:div>
    <w:div w:id="1047097735">
      <w:marLeft w:val="0"/>
      <w:marRight w:val="0"/>
      <w:marTop w:val="0"/>
      <w:marBottom w:val="0"/>
      <w:divBdr>
        <w:top w:val="none" w:sz="0" w:space="0" w:color="auto"/>
        <w:left w:val="none" w:sz="0" w:space="0" w:color="auto"/>
        <w:bottom w:val="none" w:sz="0" w:space="0" w:color="auto"/>
        <w:right w:val="none" w:sz="0" w:space="0" w:color="auto"/>
      </w:divBdr>
    </w:div>
    <w:div w:id="1047097737">
      <w:marLeft w:val="0"/>
      <w:marRight w:val="0"/>
      <w:marTop w:val="0"/>
      <w:marBottom w:val="0"/>
      <w:divBdr>
        <w:top w:val="none" w:sz="0" w:space="0" w:color="auto"/>
        <w:left w:val="none" w:sz="0" w:space="0" w:color="auto"/>
        <w:bottom w:val="none" w:sz="0" w:space="0" w:color="auto"/>
        <w:right w:val="none" w:sz="0" w:space="0" w:color="auto"/>
      </w:divBdr>
      <w:divsChild>
        <w:div w:id="1047097777">
          <w:marLeft w:val="0"/>
          <w:marRight w:val="0"/>
          <w:marTop w:val="86"/>
          <w:marBottom w:val="0"/>
          <w:divBdr>
            <w:top w:val="none" w:sz="0" w:space="0" w:color="auto"/>
            <w:left w:val="none" w:sz="0" w:space="0" w:color="auto"/>
            <w:bottom w:val="none" w:sz="0" w:space="0" w:color="auto"/>
            <w:right w:val="none" w:sz="0" w:space="0" w:color="auto"/>
          </w:divBdr>
        </w:div>
        <w:div w:id="1047097791">
          <w:marLeft w:val="0"/>
          <w:marRight w:val="0"/>
          <w:marTop w:val="86"/>
          <w:marBottom w:val="0"/>
          <w:divBdr>
            <w:top w:val="none" w:sz="0" w:space="0" w:color="auto"/>
            <w:left w:val="none" w:sz="0" w:space="0" w:color="auto"/>
            <w:bottom w:val="none" w:sz="0" w:space="0" w:color="auto"/>
            <w:right w:val="none" w:sz="0" w:space="0" w:color="auto"/>
          </w:divBdr>
        </w:div>
        <w:div w:id="1047098346">
          <w:marLeft w:val="0"/>
          <w:marRight w:val="0"/>
          <w:marTop w:val="86"/>
          <w:marBottom w:val="0"/>
          <w:divBdr>
            <w:top w:val="none" w:sz="0" w:space="0" w:color="auto"/>
            <w:left w:val="none" w:sz="0" w:space="0" w:color="auto"/>
            <w:bottom w:val="none" w:sz="0" w:space="0" w:color="auto"/>
            <w:right w:val="none" w:sz="0" w:space="0" w:color="auto"/>
          </w:divBdr>
        </w:div>
        <w:div w:id="1047098378">
          <w:marLeft w:val="0"/>
          <w:marRight w:val="0"/>
          <w:marTop w:val="86"/>
          <w:marBottom w:val="0"/>
          <w:divBdr>
            <w:top w:val="none" w:sz="0" w:space="0" w:color="auto"/>
            <w:left w:val="none" w:sz="0" w:space="0" w:color="auto"/>
            <w:bottom w:val="none" w:sz="0" w:space="0" w:color="auto"/>
            <w:right w:val="none" w:sz="0" w:space="0" w:color="auto"/>
          </w:divBdr>
        </w:div>
        <w:div w:id="1047098379">
          <w:marLeft w:val="0"/>
          <w:marRight w:val="0"/>
          <w:marTop w:val="86"/>
          <w:marBottom w:val="0"/>
          <w:divBdr>
            <w:top w:val="none" w:sz="0" w:space="0" w:color="auto"/>
            <w:left w:val="none" w:sz="0" w:space="0" w:color="auto"/>
            <w:bottom w:val="none" w:sz="0" w:space="0" w:color="auto"/>
            <w:right w:val="none" w:sz="0" w:space="0" w:color="auto"/>
          </w:divBdr>
        </w:div>
      </w:divsChild>
    </w:div>
    <w:div w:id="1047097738">
      <w:marLeft w:val="0"/>
      <w:marRight w:val="0"/>
      <w:marTop w:val="0"/>
      <w:marBottom w:val="0"/>
      <w:divBdr>
        <w:top w:val="none" w:sz="0" w:space="0" w:color="auto"/>
        <w:left w:val="none" w:sz="0" w:space="0" w:color="auto"/>
        <w:bottom w:val="none" w:sz="0" w:space="0" w:color="auto"/>
        <w:right w:val="none" w:sz="0" w:space="0" w:color="auto"/>
      </w:divBdr>
      <w:divsChild>
        <w:div w:id="1047097667">
          <w:marLeft w:val="0"/>
          <w:marRight w:val="0"/>
          <w:marTop w:val="86"/>
          <w:marBottom w:val="0"/>
          <w:divBdr>
            <w:top w:val="none" w:sz="0" w:space="0" w:color="auto"/>
            <w:left w:val="none" w:sz="0" w:space="0" w:color="auto"/>
            <w:bottom w:val="none" w:sz="0" w:space="0" w:color="auto"/>
            <w:right w:val="none" w:sz="0" w:space="0" w:color="auto"/>
          </w:divBdr>
        </w:div>
        <w:div w:id="1047097677">
          <w:marLeft w:val="0"/>
          <w:marRight w:val="0"/>
          <w:marTop w:val="86"/>
          <w:marBottom w:val="0"/>
          <w:divBdr>
            <w:top w:val="none" w:sz="0" w:space="0" w:color="auto"/>
            <w:left w:val="none" w:sz="0" w:space="0" w:color="auto"/>
            <w:bottom w:val="none" w:sz="0" w:space="0" w:color="auto"/>
            <w:right w:val="none" w:sz="0" w:space="0" w:color="auto"/>
          </w:divBdr>
        </w:div>
        <w:div w:id="1047097694">
          <w:marLeft w:val="0"/>
          <w:marRight w:val="0"/>
          <w:marTop w:val="86"/>
          <w:marBottom w:val="0"/>
          <w:divBdr>
            <w:top w:val="none" w:sz="0" w:space="0" w:color="auto"/>
            <w:left w:val="none" w:sz="0" w:space="0" w:color="auto"/>
            <w:bottom w:val="none" w:sz="0" w:space="0" w:color="auto"/>
            <w:right w:val="none" w:sz="0" w:space="0" w:color="auto"/>
          </w:divBdr>
        </w:div>
        <w:div w:id="1047097732">
          <w:marLeft w:val="0"/>
          <w:marRight w:val="0"/>
          <w:marTop w:val="86"/>
          <w:marBottom w:val="0"/>
          <w:divBdr>
            <w:top w:val="none" w:sz="0" w:space="0" w:color="auto"/>
            <w:left w:val="none" w:sz="0" w:space="0" w:color="auto"/>
            <w:bottom w:val="none" w:sz="0" w:space="0" w:color="auto"/>
            <w:right w:val="none" w:sz="0" w:space="0" w:color="auto"/>
          </w:divBdr>
        </w:div>
        <w:div w:id="1047098313">
          <w:marLeft w:val="0"/>
          <w:marRight w:val="0"/>
          <w:marTop w:val="86"/>
          <w:marBottom w:val="0"/>
          <w:divBdr>
            <w:top w:val="none" w:sz="0" w:space="0" w:color="auto"/>
            <w:left w:val="none" w:sz="0" w:space="0" w:color="auto"/>
            <w:bottom w:val="none" w:sz="0" w:space="0" w:color="auto"/>
            <w:right w:val="none" w:sz="0" w:space="0" w:color="auto"/>
          </w:divBdr>
        </w:div>
        <w:div w:id="1047098369">
          <w:marLeft w:val="0"/>
          <w:marRight w:val="0"/>
          <w:marTop w:val="86"/>
          <w:marBottom w:val="0"/>
          <w:divBdr>
            <w:top w:val="none" w:sz="0" w:space="0" w:color="auto"/>
            <w:left w:val="none" w:sz="0" w:space="0" w:color="auto"/>
            <w:bottom w:val="none" w:sz="0" w:space="0" w:color="auto"/>
            <w:right w:val="none" w:sz="0" w:space="0" w:color="auto"/>
          </w:divBdr>
        </w:div>
      </w:divsChild>
    </w:div>
    <w:div w:id="1047097739">
      <w:marLeft w:val="0"/>
      <w:marRight w:val="0"/>
      <w:marTop w:val="0"/>
      <w:marBottom w:val="0"/>
      <w:divBdr>
        <w:top w:val="none" w:sz="0" w:space="0" w:color="auto"/>
        <w:left w:val="none" w:sz="0" w:space="0" w:color="auto"/>
        <w:bottom w:val="none" w:sz="0" w:space="0" w:color="auto"/>
        <w:right w:val="none" w:sz="0" w:space="0" w:color="auto"/>
      </w:divBdr>
      <w:divsChild>
        <w:div w:id="1047098294">
          <w:marLeft w:val="0"/>
          <w:marRight w:val="0"/>
          <w:marTop w:val="86"/>
          <w:marBottom w:val="0"/>
          <w:divBdr>
            <w:top w:val="none" w:sz="0" w:space="0" w:color="auto"/>
            <w:left w:val="none" w:sz="0" w:space="0" w:color="auto"/>
            <w:bottom w:val="none" w:sz="0" w:space="0" w:color="auto"/>
            <w:right w:val="none" w:sz="0" w:space="0" w:color="auto"/>
          </w:divBdr>
        </w:div>
        <w:div w:id="1047098336">
          <w:marLeft w:val="0"/>
          <w:marRight w:val="0"/>
          <w:marTop w:val="86"/>
          <w:marBottom w:val="0"/>
          <w:divBdr>
            <w:top w:val="none" w:sz="0" w:space="0" w:color="auto"/>
            <w:left w:val="none" w:sz="0" w:space="0" w:color="auto"/>
            <w:bottom w:val="none" w:sz="0" w:space="0" w:color="auto"/>
            <w:right w:val="none" w:sz="0" w:space="0" w:color="auto"/>
          </w:divBdr>
        </w:div>
        <w:div w:id="1047098411">
          <w:marLeft w:val="0"/>
          <w:marRight w:val="0"/>
          <w:marTop w:val="86"/>
          <w:marBottom w:val="0"/>
          <w:divBdr>
            <w:top w:val="none" w:sz="0" w:space="0" w:color="auto"/>
            <w:left w:val="none" w:sz="0" w:space="0" w:color="auto"/>
            <w:bottom w:val="none" w:sz="0" w:space="0" w:color="auto"/>
            <w:right w:val="none" w:sz="0" w:space="0" w:color="auto"/>
          </w:divBdr>
        </w:div>
      </w:divsChild>
    </w:div>
    <w:div w:id="1047097743">
      <w:marLeft w:val="0"/>
      <w:marRight w:val="0"/>
      <w:marTop w:val="0"/>
      <w:marBottom w:val="0"/>
      <w:divBdr>
        <w:top w:val="none" w:sz="0" w:space="0" w:color="auto"/>
        <w:left w:val="none" w:sz="0" w:space="0" w:color="auto"/>
        <w:bottom w:val="none" w:sz="0" w:space="0" w:color="auto"/>
        <w:right w:val="none" w:sz="0" w:space="0" w:color="auto"/>
      </w:divBdr>
    </w:div>
    <w:div w:id="1047097744">
      <w:marLeft w:val="0"/>
      <w:marRight w:val="0"/>
      <w:marTop w:val="0"/>
      <w:marBottom w:val="0"/>
      <w:divBdr>
        <w:top w:val="none" w:sz="0" w:space="0" w:color="auto"/>
        <w:left w:val="none" w:sz="0" w:space="0" w:color="auto"/>
        <w:bottom w:val="none" w:sz="0" w:space="0" w:color="auto"/>
        <w:right w:val="none" w:sz="0" w:space="0" w:color="auto"/>
      </w:divBdr>
    </w:div>
    <w:div w:id="1047097746">
      <w:marLeft w:val="0"/>
      <w:marRight w:val="0"/>
      <w:marTop w:val="0"/>
      <w:marBottom w:val="0"/>
      <w:divBdr>
        <w:top w:val="none" w:sz="0" w:space="0" w:color="auto"/>
        <w:left w:val="none" w:sz="0" w:space="0" w:color="auto"/>
        <w:bottom w:val="none" w:sz="0" w:space="0" w:color="auto"/>
        <w:right w:val="none" w:sz="0" w:space="0" w:color="auto"/>
      </w:divBdr>
    </w:div>
    <w:div w:id="1047097747">
      <w:marLeft w:val="0"/>
      <w:marRight w:val="0"/>
      <w:marTop w:val="0"/>
      <w:marBottom w:val="0"/>
      <w:divBdr>
        <w:top w:val="none" w:sz="0" w:space="0" w:color="auto"/>
        <w:left w:val="none" w:sz="0" w:space="0" w:color="auto"/>
        <w:bottom w:val="none" w:sz="0" w:space="0" w:color="auto"/>
        <w:right w:val="none" w:sz="0" w:space="0" w:color="auto"/>
      </w:divBdr>
    </w:div>
    <w:div w:id="1047097748">
      <w:marLeft w:val="0"/>
      <w:marRight w:val="0"/>
      <w:marTop w:val="0"/>
      <w:marBottom w:val="0"/>
      <w:divBdr>
        <w:top w:val="none" w:sz="0" w:space="0" w:color="auto"/>
        <w:left w:val="none" w:sz="0" w:space="0" w:color="auto"/>
        <w:bottom w:val="none" w:sz="0" w:space="0" w:color="auto"/>
        <w:right w:val="none" w:sz="0" w:space="0" w:color="auto"/>
      </w:divBdr>
    </w:div>
    <w:div w:id="1047097750">
      <w:marLeft w:val="0"/>
      <w:marRight w:val="0"/>
      <w:marTop w:val="0"/>
      <w:marBottom w:val="0"/>
      <w:divBdr>
        <w:top w:val="none" w:sz="0" w:space="0" w:color="auto"/>
        <w:left w:val="none" w:sz="0" w:space="0" w:color="auto"/>
        <w:bottom w:val="none" w:sz="0" w:space="0" w:color="auto"/>
        <w:right w:val="none" w:sz="0" w:space="0" w:color="auto"/>
      </w:divBdr>
    </w:div>
    <w:div w:id="1047097753">
      <w:marLeft w:val="0"/>
      <w:marRight w:val="0"/>
      <w:marTop w:val="0"/>
      <w:marBottom w:val="0"/>
      <w:divBdr>
        <w:top w:val="none" w:sz="0" w:space="0" w:color="auto"/>
        <w:left w:val="none" w:sz="0" w:space="0" w:color="auto"/>
        <w:bottom w:val="none" w:sz="0" w:space="0" w:color="auto"/>
        <w:right w:val="none" w:sz="0" w:space="0" w:color="auto"/>
      </w:divBdr>
    </w:div>
    <w:div w:id="1047097755">
      <w:marLeft w:val="0"/>
      <w:marRight w:val="0"/>
      <w:marTop w:val="0"/>
      <w:marBottom w:val="0"/>
      <w:divBdr>
        <w:top w:val="none" w:sz="0" w:space="0" w:color="auto"/>
        <w:left w:val="none" w:sz="0" w:space="0" w:color="auto"/>
        <w:bottom w:val="none" w:sz="0" w:space="0" w:color="auto"/>
        <w:right w:val="none" w:sz="0" w:space="0" w:color="auto"/>
      </w:divBdr>
      <w:divsChild>
        <w:div w:id="1047097673">
          <w:marLeft w:val="0"/>
          <w:marRight w:val="0"/>
          <w:marTop w:val="86"/>
          <w:marBottom w:val="0"/>
          <w:divBdr>
            <w:top w:val="none" w:sz="0" w:space="0" w:color="auto"/>
            <w:left w:val="none" w:sz="0" w:space="0" w:color="auto"/>
            <w:bottom w:val="none" w:sz="0" w:space="0" w:color="auto"/>
            <w:right w:val="none" w:sz="0" w:space="0" w:color="auto"/>
          </w:divBdr>
        </w:div>
        <w:div w:id="1047097712">
          <w:marLeft w:val="0"/>
          <w:marRight w:val="0"/>
          <w:marTop w:val="86"/>
          <w:marBottom w:val="0"/>
          <w:divBdr>
            <w:top w:val="none" w:sz="0" w:space="0" w:color="auto"/>
            <w:left w:val="none" w:sz="0" w:space="0" w:color="auto"/>
            <w:bottom w:val="none" w:sz="0" w:space="0" w:color="auto"/>
            <w:right w:val="none" w:sz="0" w:space="0" w:color="auto"/>
          </w:divBdr>
        </w:div>
        <w:div w:id="1047097760">
          <w:marLeft w:val="0"/>
          <w:marRight w:val="0"/>
          <w:marTop w:val="86"/>
          <w:marBottom w:val="0"/>
          <w:divBdr>
            <w:top w:val="none" w:sz="0" w:space="0" w:color="auto"/>
            <w:left w:val="none" w:sz="0" w:space="0" w:color="auto"/>
            <w:bottom w:val="none" w:sz="0" w:space="0" w:color="auto"/>
            <w:right w:val="none" w:sz="0" w:space="0" w:color="auto"/>
          </w:divBdr>
        </w:div>
        <w:div w:id="1047097884">
          <w:marLeft w:val="0"/>
          <w:marRight w:val="0"/>
          <w:marTop w:val="86"/>
          <w:marBottom w:val="0"/>
          <w:divBdr>
            <w:top w:val="none" w:sz="0" w:space="0" w:color="auto"/>
            <w:left w:val="none" w:sz="0" w:space="0" w:color="auto"/>
            <w:bottom w:val="none" w:sz="0" w:space="0" w:color="auto"/>
            <w:right w:val="none" w:sz="0" w:space="0" w:color="auto"/>
          </w:divBdr>
        </w:div>
        <w:div w:id="1047098306">
          <w:marLeft w:val="0"/>
          <w:marRight w:val="0"/>
          <w:marTop w:val="86"/>
          <w:marBottom w:val="0"/>
          <w:divBdr>
            <w:top w:val="none" w:sz="0" w:space="0" w:color="auto"/>
            <w:left w:val="none" w:sz="0" w:space="0" w:color="auto"/>
            <w:bottom w:val="none" w:sz="0" w:space="0" w:color="auto"/>
            <w:right w:val="none" w:sz="0" w:space="0" w:color="auto"/>
          </w:divBdr>
        </w:div>
        <w:div w:id="1047098353">
          <w:marLeft w:val="0"/>
          <w:marRight w:val="0"/>
          <w:marTop w:val="86"/>
          <w:marBottom w:val="0"/>
          <w:divBdr>
            <w:top w:val="none" w:sz="0" w:space="0" w:color="auto"/>
            <w:left w:val="none" w:sz="0" w:space="0" w:color="auto"/>
            <w:bottom w:val="none" w:sz="0" w:space="0" w:color="auto"/>
            <w:right w:val="none" w:sz="0" w:space="0" w:color="auto"/>
          </w:divBdr>
        </w:div>
        <w:div w:id="1047098356">
          <w:marLeft w:val="0"/>
          <w:marRight w:val="0"/>
          <w:marTop w:val="86"/>
          <w:marBottom w:val="0"/>
          <w:divBdr>
            <w:top w:val="none" w:sz="0" w:space="0" w:color="auto"/>
            <w:left w:val="none" w:sz="0" w:space="0" w:color="auto"/>
            <w:bottom w:val="none" w:sz="0" w:space="0" w:color="auto"/>
            <w:right w:val="none" w:sz="0" w:space="0" w:color="auto"/>
          </w:divBdr>
        </w:div>
      </w:divsChild>
    </w:div>
    <w:div w:id="1047097756">
      <w:marLeft w:val="0"/>
      <w:marRight w:val="0"/>
      <w:marTop w:val="0"/>
      <w:marBottom w:val="0"/>
      <w:divBdr>
        <w:top w:val="none" w:sz="0" w:space="0" w:color="auto"/>
        <w:left w:val="none" w:sz="0" w:space="0" w:color="auto"/>
        <w:bottom w:val="none" w:sz="0" w:space="0" w:color="auto"/>
        <w:right w:val="none" w:sz="0" w:space="0" w:color="auto"/>
      </w:divBdr>
    </w:div>
    <w:div w:id="1047097758">
      <w:marLeft w:val="0"/>
      <w:marRight w:val="0"/>
      <w:marTop w:val="0"/>
      <w:marBottom w:val="0"/>
      <w:divBdr>
        <w:top w:val="none" w:sz="0" w:space="0" w:color="auto"/>
        <w:left w:val="none" w:sz="0" w:space="0" w:color="auto"/>
        <w:bottom w:val="none" w:sz="0" w:space="0" w:color="auto"/>
        <w:right w:val="none" w:sz="0" w:space="0" w:color="auto"/>
      </w:divBdr>
    </w:div>
    <w:div w:id="1047097761">
      <w:marLeft w:val="0"/>
      <w:marRight w:val="0"/>
      <w:marTop w:val="0"/>
      <w:marBottom w:val="0"/>
      <w:divBdr>
        <w:top w:val="none" w:sz="0" w:space="0" w:color="auto"/>
        <w:left w:val="none" w:sz="0" w:space="0" w:color="auto"/>
        <w:bottom w:val="none" w:sz="0" w:space="0" w:color="auto"/>
        <w:right w:val="none" w:sz="0" w:space="0" w:color="auto"/>
      </w:divBdr>
    </w:div>
    <w:div w:id="1047097763">
      <w:marLeft w:val="0"/>
      <w:marRight w:val="0"/>
      <w:marTop w:val="0"/>
      <w:marBottom w:val="0"/>
      <w:divBdr>
        <w:top w:val="none" w:sz="0" w:space="0" w:color="auto"/>
        <w:left w:val="none" w:sz="0" w:space="0" w:color="auto"/>
        <w:bottom w:val="none" w:sz="0" w:space="0" w:color="auto"/>
        <w:right w:val="none" w:sz="0" w:space="0" w:color="auto"/>
      </w:divBdr>
    </w:div>
    <w:div w:id="1047097765">
      <w:marLeft w:val="0"/>
      <w:marRight w:val="0"/>
      <w:marTop w:val="0"/>
      <w:marBottom w:val="0"/>
      <w:divBdr>
        <w:top w:val="none" w:sz="0" w:space="0" w:color="auto"/>
        <w:left w:val="none" w:sz="0" w:space="0" w:color="auto"/>
        <w:bottom w:val="none" w:sz="0" w:space="0" w:color="auto"/>
        <w:right w:val="none" w:sz="0" w:space="0" w:color="auto"/>
      </w:divBdr>
    </w:div>
    <w:div w:id="1047097766">
      <w:marLeft w:val="0"/>
      <w:marRight w:val="0"/>
      <w:marTop w:val="0"/>
      <w:marBottom w:val="0"/>
      <w:divBdr>
        <w:top w:val="none" w:sz="0" w:space="0" w:color="auto"/>
        <w:left w:val="none" w:sz="0" w:space="0" w:color="auto"/>
        <w:bottom w:val="none" w:sz="0" w:space="0" w:color="auto"/>
        <w:right w:val="none" w:sz="0" w:space="0" w:color="auto"/>
      </w:divBdr>
    </w:div>
    <w:div w:id="1047097768">
      <w:marLeft w:val="0"/>
      <w:marRight w:val="0"/>
      <w:marTop w:val="0"/>
      <w:marBottom w:val="0"/>
      <w:divBdr>
        <w:top w:val="none" w:sz="0" w:space="0" w:color="auto"/>
        <w:left w:val="none" w:sz="0" w:space="0" w:color="auto"/>
        <w:bottom w:val="none" w:sz="0" w:space="0" w:color="auto"/>
        <w:right w:val="none" w:sz="0" w:space="0" w:color="auto"/>
      </w:divBdr>
      <w:divsChild>
        <w:div w:id="1047097723">
          <w:marLeft w:val="0"/>
          <w:marRight w:val="0"/>
          <w:marTop w:val="86"/>
          <w:marBottom w:val="0"/>
          <w:divBdr>
            <w:top w:val="none" w:sz="0" w:space="0" w:color="auto"/>
            <w:left w:val="none" w:sz="0" w:space="0" w:color="auto"/>
            <w:bottom w:val="none" w:sz="0" w:space="0" w:color="auto"/>
            <w:right w:val="none" w:sz="0" w:space="0" w:color="auto"/>
          </w:divBdr>
        </w:div>
        <w:div w:id="1047098314">
          <w:marLeft w:val="0"/>
          <w:marRight w:val="0"/>
          <w:marTop w:val="86"/>
          <w:marBottom w:val="0"/>
          <w:divBdr>
            <w:top w:val="none" w:sz="0" w:space="0" w:color="auto"/>
            <w:left w:val="none" w:sz="0" w:space="0" w:color="auto"/>
            <w:bottom w:val="none" w:sz="0" w:space="0" w:color="auto"/>
            <w:right w:val="none" w:sz="0" w:space="0" w:color="auto"/>
          </w:divBdr>
        </w:div>
        <w:div w:id="1047098351">
          <w:marLeft w:val="0"/>
          <w:marRight w:val="0"/>
          <w:marTop w:val="86"/>
          <w:marBottom w:val="0"/>
          <w:divBdr>
            <w:top w:val="none" w:sz="0" w:space="0" w:color="auto"/>
            <w:left w:val="none" w:sz="0" w:space="0" w:color="auto"/>
            <w:bottom w:val="none" w:sz="0" w:space="0" w:color="auto"/>
            <w:right w:val="none" w:sz="0" w:space="0" w:color="auto"/>
          </w:divBdr>
        </w:div>
      </w:divsChild>
    </w:div>
    <w:div w:id="1047097770">
      <w:marLeft w:val="0"/>
      <w:marRight w:val="0"/>
      <w:marTop w:val="0"/>
      <w:marBottom w:val="0"/>
      <w:divBdr>
        <w:top w:val="none" w:sz="0" w:space="0" w:color="auto"/>
        <w:left w:val="none" w:sz="0" w:space="0" w:color="auto"/>
        <w:bottom w:val="none" w:sz="0" w:space="0" w:color="auto"/>
        <w:right w:val="none" w:sz="0" w:space="0" w:color="auto"/>
      </w:divBdr>
    </w:div>
    <w:div w:id="1047097771">
      <w:marLeft w:val="0"/>
      <w:marRight w:val="0"/>
      <w:marTop w:val="0"/>
      <w:marBottom w:val="0"/>
      <w:divBdr>
        <w:top w:val="none" w:sz="0" w:space="0" w:color="auto"/>
        <w:left w:val="none" w:sz="0" w:space="0" w:color="auto"/>
        <w:bottom w:val="none" w:sz="0" w:space="0" w:color="auto"/>
        <w:right w:val="none" w:sz="0" w:space="0" w:color="auto"/>
      </w:divBdr>
    </w:div>
    <w:div w:id="1047097773">
      <w:marLeft w:val="0"/>
      <w:marRight w:val="0"/>
      <w:marTop w:val="0"/>
      <w:marBottom w:val="0"/>
      <w:divBdr>
        <w:top w:val="none" w:sz="0" w:space="0" w:color="auto"/>
        <w:left w:val="none" w:sz="0" w:space="0" w:color="auto"/>
        <w:bottom w:val="none" w:sz="0" w:space="0" w:color="auto"/>
        <w:right w:val="none" w:sz="0" w:space="0" w:color="auto"/>
      </w:divBdr>
    </w:div>
    <w:div w:id="1047097776">
      <w:marLeft w:val="0"/>
      <w:marRight w:val="0"/>
      <w:marTop w:val="0"/>
      <w:marBottom w:val="0"/>
      <w:divBdr>
        <w:top w:val="none" w:sz="0" w:space="0" w:color="auto"/>
        <w:left w:val="none" w:sz="0" w:space="0" w:color="auto"/>
        <w:bottom w:val="none" w:sz="0" w:space="0" w:color="auto"/>
        <w:right w:val="none" w:sz="0" w:space="0" w:color="auto"/>
      </w:divBdr>
    </w:div>
    <w:div w:id="1047097778">
      <w:marLeft w:val="0"/>
      <w:marRight w:val="0"/>
      <w:marTop w:val="0"/>
      <w:marBottom w:val="0"/>
      <w:divBdr>
        <w:top w:val="none" w:sz="0" w:space="0" w:color="auto"/>
        <w:left w:val="none" w:sz="0" w:space="0" w:color="auto"/>
        <w:bottom w:val="none" w:sz="0" w:space="0" w:color="auto"/>
        <w:right w:val="none" w:sz="0" w:space="0" w:color="auto"/>
      </w:divBdr>
    </w:div>
    <w:div w:id="1047097780">
      <w:marLeft w:val="0"/>
      <w:marRight w:val="0"/>
      <w:marTop w:val="0"/>
      <w:marBottom w:val="0"/>
      <w:divBdr>
        <w:top w:val="none" w:sz="0" w:space="0" w:color="auto"/>
        <w:left w:val="none" w:sz="0" w:space="0" w:color="auto"/>
        <w:bottom w:val="none" w:sz="0" w:space="0" w:color="auto"/>
        <w:right w:val="none" w:sz="0" w:space="0" w:color="auto"/>
      </w:divBdr>
      <w:divsChild>
        <w:div w:id="1047097701">
          <w:marLeft w:val="0"/>
          <w:marRight w:val="0"/>
          <w:marTop w:val="86"/>
          <w:marBottom w:val="0"/>
          <w:divBdr>
            <w:top w:val="none" w:sz="0" w:space="0" w:color="auto"/>
            <w:left w:val="none" w:sz="0" w:space="0" w:color="auto"/>
            <w:bottom w:val="none" w:sz="0" w:space="0" w:color="auto"/>
            <w:right w:val="none" w:sz="0" w:space="0" w:color="auto"/>
          </w:divBdr>
        </w:div>
        <w:div w:id="1047097749">
          <w:marLeft w:val="0"/>
          <w:marRight w:val="0"/>
          <w:marTop w:val="86"/>
          <w:marBottom w:val="0"/>
          <w:divBdr>
            <w:top w:val="none" w:sz="0" w:space="0" w:color="auto"/>
            <w:left w:val="none" w:sz="0" w:space="0" w:color="auto"/>
            <w:bottom w:val="none" w:sz="0" w:space="0" w:color="auto"/>
            <w:right w:val="none" w:sz="0" w:space="0" w:color="auto"/>
          </w:divBdr>
        </w:div>
        <w:div w:id="1047097782">
          <w:marLeft w:val="0"/>
          <w:marRight w:val="0"/>
          <w:marTop w:val="86"/>
          <w:marBottom w:val="0"/>
          <w:divBdr>
            <w:top w:val="none" w:sz="0" w:space="0" w:color="auto"/>
            <w:left w:val="none" w:sz="0" w:space="0" w:color="auto"/>
            <w:bottom w:val="none" w:sz="0" w:space="0" w:color="auto"/>
            <w:right w:val="none" w:sz="0" w:space="0" w:color="auto"/>
          </w:divBdr>
        </w:div>
        <w:div w:id="1047097841">
          <w:marLeft w:val="0"/>
          <w:marRight w:val="0"/>
          <w:marTop w:val="86"/>
          <w:marBottom w:val="0"/>
          <w:divBdr>
            <w:top w:val="none" w:sz="0" w:space="0" w:color="auto"/>
            <w:left w:val="none" w:sz="0" w:space="0" w:color="auto"/>
            <w:bottom w:val="none" w:sz="0" w:space="0" w:color="auto"/>
            <w:right w:val="none" w:sz="0" w:space="0" w:color="auto"/>
          </w:divBdr>
        </w:div>
        <w:div w:id="1047098360">
          <w:marLeft w:val="0"/>
          <w:marRight w:val="0"/>
          <w:marTop w:val="86"/>
          <w:marBottom w:val="0"/>
          <w:divBdr>
            <w:top w:val="none" w:sz="0" w:space="0" w:color="auto"/>
            <w:left w:val="none" w:sz="0" w:space="0" w:color="auto"/>
            <w:bottom w:val="none" w:sz="0" w:space="0" w:color="auto"/>
            <w:right w:val="none" w:sz="0" w:space="0" w:color="auto"/>
          </w:divBdr>
        </w:div>
        <w:div w:id="1047098365">
          <w:marLeft w:val="0"/>
          <w:marRight w:val="0"/>
          <w:marTop w:val="86"/>
          <w:marBottom w:val="0"/>
          <w:divBdr>
            <w:top w:val="none" w:sz="0" w:space="0" w:color="auto"/>
            <w:left w:val="none" w:sz="0" w:space="0" w:color="auto"/>
            <w:bottom w:val="none" w:sz="0" w:space="0" w:color="auto"/>
            <w:right w:val="none" w:sz="0" w:space="0" w:color="auto"/>
          </w:divBdr>
        </w:div>
        <w:div w:id="1047098382">
          <w:marLeft w:val="0"/>
          <w:marRight w:val="0"/>
          <w:marTop w:val="86"/>
          <w:marBottom w:val="0"/>
          <w:divBdr>
            <w:top w:val="none" w:sz="0" w:space="0" w:color="auto"/>
            <w:left w:val="none" w:sz="0" w:space="0" w:color="auto"/>
            <w:bottom w:val="none" w:sz="0" w:space="0" w:color="auto"/>
            <w:right w:val="none" w:sz="0" w:space="0" w:color="auto"/>
          </w:divBdr>
        </w:div>
      </w:divsChild>
    </w:div>
    <w:div w:id="1047097783">
      <w:marLeft w:val="0"/>
      <w:marRight w:val="0"/>
      <w:marTop w:val="0"/>
      <w:marBottom w:val="0"/>
      <w:divBdr>
        <w:top w:val="none" w:sz="0" w:space="0" w:color="auto"/>
        <w:left w:val="none" w:sz="0" w:space="0" w:color="auto"/>
        <w:bottom w:val="none" w:sz="0" w:space="0" w:color="auto"/>
        <w:right w:val="none" w:sz="0" w:space="0" w:color="auto"/>
      </w:divBdr>
      <w:divsChild>
        <w:div w:id="1047097672">
          <w:marLeft w:val="0"/>
          <w:marRight w:val="0"/>
          <w:marTop w:val="86"/>
          <w:marBottom w:val="0"/>
          <w:divBdr>
            <w:top w:val="none" w:sz="0" w:space="0" w:color="auto"/>
            <w:left w:val="none" w:sz="0" w:space="0" w:color="auto"/>
            <w:bottom w:val="none" w:sz="0" w:space="0" w:color="auto"/>
            <w:right w:val="none" w:sz="0" w:space="0" w:color="auto"/>
          </w:divBdr>
        </w:div>
        <w:div w:id="1047097687">
          <w:marLeft w:val="0"/>
          <w:marRight w:val="0"/>
          <w:marTop w:val="86"/>
          <w:marBottom w:val="0"/>
          <w:divBdr>
            <w:top w:val="none" w:sz="0" w:space="0" w:color="auto"/>
            <w:left w:val="none" w:sz="0" w:space="0" w:color="auto"/>
            <w:bottom w:val="none" w:sz="0" w:space="0" w:color="auto"/>
            <w:right w:val="none" w:sz="0" w:space="0" w:color="auto"/>
          </w:divBdr>
        </w:div>
        <w:div w:id="1047097794">
          <w:marLeft w:val="0"/>
          <w:marRight w:val="0"/>
          <w:marTop w:val="86"/>
          <w:marBottom w:val="0"/>
          <w:divBdr>
            <w:top w:val="none" w:sz="0" w:space="0" w:color="auto"/>
            <w:left w:val="none" w:sz="0" w:space="0" w:color="auto"/>
            <w:bottom w:val="none" w:sz="0" w:space="0" w:color="auto"/>
            <w:right w:val="none" w:sz="0" w:space="0" w:color="auto"/>
          </w:divBdr>
        </w:div>
        <w:div w:id="1047098323">
          <w:marLeft w:val="0"/>
          <w:marRight w:val="0"/>
          <w:marTop w:val="86"/>
          <w:marBottom w:val="0"/>
          <w:divBdr>
            <w:top w:val="none" w:sz="0" w:space="0" w:color="auto"/>
            <w:left w:val="none" w:sz="0" w:space="0" w:color="auto"/>
            <w:bottom w:val="none" w:sz="0" w:space="0" w:color="auto"/>
            <w:right w:val="none" w:sz="0" w:space="0" w:color="auto"/>
          </w:divBdr>
        </w:div>
      </w:divsChild>
    </w:div>
    <w:div w:id="1047097784">
      <w:marLeft w:val="0"/>
      <w:marRight w:val="0"/>
      <w:marTop w:val="0"/>
      <w:marBottom w:val="0"/>
      <w:divBdr>
        <w:top w:val="none" w:sz="0" w:space="0" w:color="auto"/>
        <w:left w:val="none" w:sz="0" w:space="0" w:color="auto"/>
        <w:bottom w:val="none" w:sz="0" w:space="0" w:color="auto"/>
        <w:right w:val="none" w:sz="0" w:space="0" w:color="auto"/>
      </w:divBdr>
    </w:div>
    <w:div w:id="1047097785">
      <w:marLeft w:val="0"/>
      <w:marRight w:val="0"/>
      <w:marTop w:val="0"/>
      <w:marBottom w:val="0"/>
      <w:divBdr>
        <w:top w:val="none" w:sz="0" w:space="0" w:color="auto"/>
        <w:left w:val="none" w:sz="0" w:space="0" w:color="auto"/>
        <w:bottom w:val="none" w:sz="0" w:space="0" w:color="auto"/>
        <w:right w:val="none" w:sz="0" w:space="0" w:color="auto"/>
      </w:divBdr>
    </w:div>
    <w:div w:id="1047097786">
      <w:marLeft w:val="0"/>
      <w:marRight w:val="0"/>
      <w:marTop w:val="0"/>
      <w:marBottom w:val="0"/>
      <w:divBdr>
        <w:top w:val="none" w:sz="0" w:space="0" w:color="auto"/>
        <w:left w:val="none" w:sz="0" w:space="0" w:color="auto"/>
        <w:bottom w:val="none" w:sz="0" w:space="0" w:color="auto"/>
        <w:right w:val="none" w:sz="0" w:space="0" w:color="auto"/>
      </w:divBdr>
    </w:div>
    <w:div w:id="1047097787">
      <w:marLeft w:val="0"/>
      <w:marRight w:val="0"/>
      <w:marTop w:val="0"/>
      <w:marBottom w:val="0"/>
      <w:divBdr>
        <w:top w:val="none" w:sz="0" w:space="0" w:color="auto"/>
        <w:left w:val="none" w:sz="0" w:space="0" w:color="auto"/>
        <w:bottom w:val="none" w:sz="0" w:space="0" w:color="auto"/>
        <w:right w:val="none" w:sz="0" w:space="0" w:color="auto"/>
      </w:divBdr>
    </w:div>
    <w:div w:id="1047097788">
      <w:marLeft w:val="0"/>
      <w:marRight w:val="0"/>
      <w:marTop w:val="0"/>
      <w:marBottom w:val="0"/>
      <w:divBdr>
        <w:top w:val="none" w:sz="0" w:space="0" w:color="auto"/>
        <w:left w:val="none" w:sz="0" w:space="0" w:color="auto"/>
        <w:bottom w:val="none" w:sz="0" w:space="0" w:color="auto"/>
        <w:right w:val="none" w:sz="0" w:space="0" w:color="auto"/>
      </w:divBdr>
    </w:div>
    <w:div w:id="1047097789">
      <w:marLeft w:val="0"/>
      <w:marRight w:val="0"/>
      <w:marTop w:val="0"/>
      <w:marBottom w:val="0"/>
      <w:divBdr>
        <w:top w:val="none" w:sz="0" w:space="0" w:color="auto"/>
        <w:left w:val="none" w:sz="0" w:space="0" w:color="auto"/>
        <w:bottom w:val="none" w:sz="0" w:space="0" w:color="auto"/>
        <w:right w:val="none" w:sz="0" w:space="0" w:color="auto"/>
      </w:divBdr>
    </w:div>
    <w:div w:id="1047097793">
      <w:marLeft w:val="0"/>
      <w:marRight w:val="0"/>
      <w:marTop w:val="0"/>
      <w:marBottom w:val="0"/>
      <w:divBdr>
        <w:top w:val="none" w:sz="0" w:space="0" w:color="auto"/>
        <w:left w:val="none" w:sz="0" w:space="0" w:color="auto"/>
        <w:bottom w:val="none" w:sz="0" w:space="0" w:color="auto"/>
        <w:right w:val="none" w:sz="0" w:space="0" w:color="auto"/>
      </w:divBdr>
    </w:div>
    <w:div w:id="1047097796">
      <w:marLeft w:val="0"/>
      <w:marRight w:val="0"/>
      <w:marTop w:val="0"/>
      <w:marBottom w:val="0"/>
      <w:divBdr>
        <w:top w:val="none" w:sz="0" w:space="0" w:color="auto"/>
        <w:left w:val="none" w:sz="0" w:space="0" w:color="auto"/>
        <w:bottom w:val="none" w:sz="0" w:space="0" w:color="auto"/>
        <w:right w:val="none" w:sz="0" w:space="0" w:color="auto"/>
      </w:divBdr>
    </w:div>
    <w:div w:id="1047097798">
      <w:marLeft w:val="0"/>
      <w:marRight w:val="0"/>
      <w:marTop w:val="0"/>
      <w:marBottom w:val="0"/>
      <w:divBdr>
        <w:top w:val="none" w:sz="0" w:space="0" w:color="auto"/>
        <w:left w:val="none" w:sz="0" w:space="0" w:color="auto"/>
        <w:bottom w:val="none" w:sz="0" w:space="0" w:color="auto"/>
        <w:right w:val="none" w:sz="0" w:space="0" w:color="auto"/>
      </w:divBdr>
    </w:div>
    <w:div w:id="1047097801">
      <w:marLeft w:val="0"/>
      <w:marRight w:val="0"/>
      <w:marTop w:val="0"/>
      <w:marBottom w:val="0"/>
      <w:divBdr>
        <w:top w:val="none" w:sz="0" w:space="0" w:color="auto"/>
        <w:left w:val="none" w:sz="0" w:space="0" w:color="auto"/>
        <w:bottom w:val="none" w:sz="0" w:space="0" w:color="auto"/>
        <w:right w:val="none" w:sz="0" w:space="0" w:color="auto"/>
      </w:divBdr>
    </w:div>
    <w:div w:id="1047097803">
      <w:marLeft w:val="0"/>
      <w:marRight w:val="0"/>
      <w:marTop w:val="0"/>
      <w:marBottom w:val="0"/>
      <w:divBdr>
        <w:top w:val="none" w:sz="0" w:space="0" w:color="auto"/>
        <w:left w:val="none" w:sz="0" w:space="0" w:color="auto"/>
        <w:bottom w:val="none" w:sz="0" w:space="0" w:color="auto"/>
        <w:right w:val="none" w:sz="0" w:space="0" w:color="auto"/>
      </w:divBdr>
    </w:div>
    <w:div w:id="1047097804">
      <w:marLeft w:val="0"/>
      <w:marRight w:val="0"/>
      <w:marTop w:val="0"/>
      <w:marBottom w:val="0"/>
      <w:divBdr>
        <w:top w:val="none" w:sz="0" w:space="0" w:color="auto"/>
        <w:left w:val="none" w:sz="0" w:space="0" w:color="auto"/>
        <w:bottom w:val="none" w:sz="0" w:space="0" w:color="auto"/>
        <w:right w:val="none" w:sz="0" w:space="0" w:color="auto"/>
      </w:divBdr>
    </w:div>
    <w:div w:id="1047097805">
      <w:marLeft w:val="0"/>
      <w:marRight w:val="0"/>
      <w:marTop w:val="0"/>
      <w:marBottom w:val="0"/>
      <w:divBdr>
        <w:top w:val="none" w:sz="0" w:space="0" w:color="auto"/>
        <w:left w:val="none" w:sz="0" w:space="0" w:color="auto"/>
        <w:bottom w:val="none" w:sz="0" w:space="0" w:color="auto"/>
        <w:right w:val="none" w:sz="0" w:space="0" w:color="auto"/>
      </w:divBdr>
    </w:div>
    <w:div w:id="1047097806">
      <w:marLeft w:val="0"/>
      <w:marRight w:val="0"/>
      <w:marTop w:val="0"/>
      <w:marBottom w:val="0"/>
      <w:divBdr>
        <w:top w:val="none" w:sz="0" w:space="0" w:color="auto"/>
        <w:left w:val="none" w:sz="0" w:space="0" w:color="auto"/>
        <w:bottom w:val="none" w:sz="0" w:space="0" w:color="auto"/>
        <w:right w:val="none" w:sz="0" w:space="0" w:color="auto"/>
      </w:divBdr>
      <w:divsChild>
        <w:div w:id="1047097659">
          <w:marLeft w:val="0"/>
          <w:marRight w:val="0"/>
          <w:marTop w:val="60"/>
          <w:marBottom w:val="60"/>
          <w:divBdr>
            <w:top w:val="none" w:sz="0" w:space="0" w:color="auto"/>
            <w:left w:val="none" w:sz="0" w:space="0" w:color="auto"/>
            <w:bottom w:val="none" w:sz="0" w:space="0" w:color="auto"/>
            <w:right w:val="none" w:sz="0" w:space="0" w:color="auto"/>
          </w:divBdr>
        </w:div>
        <w:div w:id="1047097668">
          <w:marLeft w:val="0"/>
          <w:marRight w:val="0"/>
          <w:marTop w:val="60"/>
          <w:marBottom w:val="60"/>
          <w:divBdr>
            <w:top w:val="none" w:sz="0" w:space="0" w:color="auto"/>
            <w:left w:val="none" w:sz="0" w:space="0" w:color="auto"/>
            <w:bottom w:val="none" w:sz="0" w:space="0" w:color="auto"/>
            <w:right w:val="none" w:sz="0" w:space="0" w:color="auto"/>
          </w:divBdr>
        </w:div>
        <w:div w:id="1047097709">
          <w:marLeft w:val="0"/>
          <w:marRight w:val="0"/>
          <w:marTop w:val="60"/>
          <w:marBottom w:val="60"/>
          <w:divBdr>
            <w:top w:val="none" w:sz="0" w:space="0" w:color="auto"/>
            <w:left w:val="none" w:sz="0" w:space="0" w:color="auto"/>
            <w:bottom w:val="none" w:sz="0" w:space="0" w:color="auto"/>
            <w:right w:val="none" w:sz="0" w:space="0" w:color="auto"/>
          </w:divBdr>
        </w:div>
        <w:div w:id="1047097740">
          <w:marLeft w:val="0"/>
          <w:marRight w:val="0"/>
          <w:marTop w:val="60"/>
          <w:marBottom w:val="60"/>
          <w:divBdr>
            <w:top w:val="none" w:sz="0" w:space="0" w:color="auto"/>
            <w:left w:val="none" w:sz="0" w:space="0" w:color="auto"/>
            <w:bottom w:val="none" w:sz="0" w:space="0" w:color="auto"/>
            <w:right w:val="none" w:sz="0" w:space="0" w:color="auto"/>
          </w:divBdr>
        </w:div>
        <w:div w:id="1047097775">
          <w:marLeft w:val="0"/>
          <w:marRight w:val="0"/>
          <w:marTop w:val="60"/>
          <w:marBottom w:val="60"/>
          <w:divBdr>
            <w:top w:val="none" w:sz="0" w:space="0" w:color="auto"/>
            <w:left w:val="none" w:sz="0" w:space="0" w:color="auto"/>
            <w:bottom w:val="none" w:sz="0" w:space="0" w:color="auto"/>
            <w:right w:val="none" w:sz="0" w:space="0" w:color="auto"/>
          </w:divBdr>
        </w:div>
        <w:div w:id="1047097795">
          <w:marLeft w:val="0"/>
          <w:marRight w:val="0"/>
          <w:marTop w:val="60"/>
          <w:marBottom w:val="60"/>
          <w:divBdr>
            <w:top w:val="none" w:sz="0" w:space="0" w:color="auto"/>
            <w:left w:val="none" w:sz="0" w:space="0" w:color="auto"/>
            <w:bottom w:val="none" w:sz="0" w:space="0" w:color="auto"/>
            <w:right w:val="none" w:sz="0" w:space="0" w:color="auto"/>
          </w:divBdr>
        </w:div>
        <w:div w:id="1047097838">
          <w:marLeft w:val="0"/>
          <w:marRight w:val="0"/>
          <w:marTop w:val="60"/>
          <w:marBottom w:val="60"/>
          <w:divBdr>
            <w:top w:val="none" w:sz="0" w:space="0" w:color="auto"/>
            <w:left w:val="none" w:sz="0" w:space="0" w:color="auto"/>
            <w:bottom w:val="none" w:sz="0" w:space="0" w:color="auto"/>
            <w:right w:val="none" w:sz="0" w:space="0" w:color="auto"/>
          </w:divBdr>
        </w:div>
        <w:div w:id="1047098280">
          <w:marLeft w:val="0"/>
          <w:marRight w:val="0"/>
          <w:marTop w:val="60"/>
          <w:marBottom w:val="60"/>
          <w:divBdr>
            <w:top w:val="none" w:sz="0" w:space="0" w:color="auto"/>
            <w:left w:val="none" w:sz="0" w:space="0" w:color="auto"/>
            <w:bottom w:val="none" w:sz="0" w:space="0" w:color="auto"/>
            <w:right w:val="none" w:sz="0" w:space="0" w:color="auto"/>
          </w:divBdr>
        </w:div>
      </w:divsChild>
    </w:div>
    <w:div w:id="1047097808">
      <w:marLeft w:val="0"/>
      <w:marRight w:val="0"/>
      <w:marTop w:val="0"/>
      <w:marBottom w:val="0"/>
      <w:divBdr>
        <w:top w:val="none" w:sz="0" w:space="0" w:color="auto"/>
        <w:left w:val="none" w:sz="0" w:space="0" w:color="auto"/>
        <w:bottom w:val="none" w:sz="0" w:space="0" w:color="auto"/>
        <w:right w:val="none" w:sz="0" w:space="0" w:color="auto"/>
      </w:divBdr>
    </w:div>
    <w:div w:id="1047097809">
      <w:marLeft w:val="0"/>
      <w:marRight w:val="0"/>
      <w:marTop w:val="0"/>
      <w:marBottom w:val="0"/>
      <w:divBdr>
        <w:top w:val="none" w:sz="0" w:space="0" w:color="auto"/>
        <w:left w:val="none" w:sz="0" w:space="0" w:color="auto"/>
        <w:bottom w:val="none" w:sz="0" w:space="0" w:color="auto"/>
        <w:right w:val="none" w:sz="0" w:space="0" w:color="auto"/>
      </w:divBdr>
    </w:div>
    <w:div w:id="1047097810">
      <w:marLeft w:val="0"/>
      <w:marRight w:val="0"/>
      <w:marTop w:val="0"/>
      <w:marBottom w:val="0"/>
      <w:divBdr>
        <w:top w:val="none" w:sz="0" w:space="0" w:color="auto"/>
        <w:left w:val="none" w:sz="0" w:space="0" w:color="auto"/>
        <w:bottom w:val="none" w:sz="0" w:space="0" w:color="auto"/>
        <w:right w:val="none" w:sz="0" w:space="0" w:color="auto"/>
      </w:divBdr>
    </w:div>
    <w:div w:id="1047097813">
      <w:marLeft w:val="0"/>
      <w:marRight w:val="0"/>
      <w:marTop w:val="0"/>
      <w:marBottom w:val="0"/>
      <w:divBdr>
        <w:top w:val="none" w:sz="0" w:space="0" w:color="auto"/>
        <w:left w:val="none" w:sz="0" w:space="0" w:color="auto"/>
        <w:bottom w:val="none" w:sz="0" w:space="0" w:color="auto"/>
        <w:right w:val="none" w:sz="0" w:space="0" w:color="auto"/>
      </w:divBdr>
    </w:div>
    <w:div w:id="1047097814">
      <w:marLeft w:val="0"/>
      <w:marRight w:val="0"/>
      <w:marTop w:val="0"/>
      <w:marBottom w:val="0"/>
      <w:divBdr>
        <w:top w:val="none" w:sz="0" w:space="0" w:color="auto"/>
        <w:left w:val="none" w:sz="0" w:space="0" w:color="auto"/>
        <w:bottom w:val="none" w:sz="0" w:space="0" w:color="auto"/>
        <w:right w:val="none" w:sz="0" w:space="0" w:color="auto"/>
      </w:divBdr>
    </w:div>
    <w:div w:id="1047097816">
      <w:marLeft w:val="0"/>
      <w:marRight w:val="0"/>
      <w:marTop w:val="0"/>
      <w:marBottom w:val="0"/>
      <w:divBdr>
        <w:top w:val="none" w:sz="0" w:space="0" w:color="auto"/>
        <w:left w:val="none" w:sz="0" w:space="0" w:color="auto"/>
        <w:bottom w:val="none" w:sz="0" w:space="0" w:color="auto"/>
        <w:right w:val="none" w:sz="0" w:space="0" w:color="auto"/>
      </w:divBdr>
    </w:div>
    <w:div w:id="1047097817">
      <w:marLeft w:val="0"/>
      <w:marRight w:val="0"/>
      <w:marTop w:val="0"/>
      <w:marBottom w:val="0"/>
      <w:divBdr>
        <w:top w:val="none" w:sz="0" w:space="0" w:color="auto"/>
        <w:left w:val="none" w:sz="0" w:space="0" w:color="auto"/>
        <w:bottom w:val="none" w:sz="0" w:space="0" w:color="auto"/>
        <w:right w:val="none" w:sz="0" w:space="0" w:color="auto"/>
      </w:divBdr>
    </w:div>
    <w:div w:id="1047097818">
      <w:marLeft w:val="0"/>
      <w:marRight w:val="0"/>
      <w:marTop w:val="0"/>
      <w:marBottom w:val="0"/>
      <w:divBdr>
        <w:top w:val="none" w:sz="0" w:space="0" w:color="auto"/>
        <w:left w:val="none" w:sz="0" w:space="0" w:color="auto"/>
        <w:bottom w:val="none" w:sz="0" w:space="0" w:color="auto"/>
        <w:right w:val="none" w:sz="0" w:space="0" w:color="auto"/>
      </w:divBdr>
    </w:div>
    <w:div w:id="1047097820">
      <w:marLeft w:val="0"/>
      <w:marRight w:val="0"/>
      <w:marTop w:val="0"/>
      <w:marBottom w:val="0"/>
      <w:divBdr>
        <w:top w:val="none" w:sz="0" w:space="0" w:color="auto"/>
        <w:left w:val="none" w:sz="0" w:space="0" w:color="auto"/>
        <w:bottom w:val="none" w:sz="0" w:space="0" w:color="auto"/>
        <w:right w:val="none" w:sz="0" w:space="0" w:color="auto"/>
      </w:divBdr>
    </w:div>
    <w:div w:id="1047097822">
      <w:marLeft w:val="0"/>
      <w:marRight w:val="0"/>
      <w:marTop w:val="0"/>
      <w:marBottom w:val="0"/>
      <w:divBdr>
        <w:top w:val="none" w:sz="0" w:space="0" w:color="auto"/>
        <w:left w:val="none" w:sz="0" w:space="0" w:color="auto"/>
        <w:bottom w:val="none" w:sz="0" w:space="0" w:color="auto"/>
        <w:right w:val="none" w:sz="0" w:space="0" w:color="auto"/>
      </w:divBdr>
    </w:div>
    <w:div w:id="1047097823">
      <w:marLeft w:val="0"/>
      <w:marRight w:val="0"/>
      <w:marTop w:val="0"/>
      <w:marBottom w:val="0"/>
      <w:divBdr>
        <w:top w:val="none" w:sz="0" w:space="0" w:color="auto"/>
        <w:left w:val="none" w:sz="0" w:space="0" w:color="auto"/>
        <w:bottom w:val="none" w:sz="0" w:space="0" w:color="auto"/>
        <w:right w:val="none" w:sz="0" w:space="0" w:color="auto"/>
      </w:divBdr>
    </w:div>
    <w:div w:id="1047097825">
      <w:marLeft w:val="0"/>
      <w:marRight w:val="0"/>
      <w:marTop w:val="0"/>
      <w:marBottom w:val="0"/>
      <w:divBdr>
        <w:top w:val="none" w:sz="0" w:space="0" w:color="auto"/>
        <w:left w:val="none" w:sz="0" w:space="0" w:color="auto"/>
        <w:bottom w:val="none" w:sz="0" w:space="0" w:color="auto"/>
        <w:right w:val="none" w:sz="0" w:space="0" w:color="auto"/>
      </w:divBdr>
    </w:div>
    <w:div w:id="1047097826">
      <w:marLeft w:val="0"/>
      <w:marRight w:val="0"/>
      <w:marTop w:val="0"/>
      <w:marBottom w:val="0"/>
      <w:divBdr>
        <w:top w:val="none" w:sz="0" w:space="0" w:color="auto"/>
        <w:left w:val="none" w:sz="0" w:space="0" w:color="auto"/>
        <w:bottom w:val="none" w:sz="0" w:space="0" w:color="auto"/>
        <w:right w:val="none" w:sz="0" w:space="0" w:color="auto"/>
      </w:divBdr>
    </w:div>
    <w:div w:id="1047097828">
      <w:marLeft w:val="0"/>
      <w:marRight w:val="0"/>
      <w:marTop w:val="0"/>
      <w:marBottom w:val="0"/>
      <w:divBdr>
        <w:top w:val="none" w:sz="0" w:space="0" w:color="auto"/>
        <w:left w:val="none" w:sz="0" w:space="0" w:color="auto"/>
        <w:bottom w:val="none" w:sz="0" w:space="0" w:color="auto"/>
        <w:right w:val="none" w:sz="0" w:space="0" w:color="auto"/>
      </w:divBdr>
      <w:divsChild>
        <w:div w:id="1047097650">
          <w:marLeft w:val="0"/>
          <w:marRight w:val="0"/>
          <w:marTop w:val="72"/>
          <w:marBottom w:val="0"/>
          <w:divBdr>
            <w:top w:val="none" w:sz="0" w:space="0" w:color="auto"/>
            <w:left w:val="none" w:sz="0" w:space="0" w:color="auto"/>
            <w:bottom w:val="none" w:sz="0" w:space="0" w:color="auto"/>
            <w:right w:val="none" w:sz="0" w:space="0" w:color="auto"/>
          </w:divBdr>
        </w:div>
        <w:div w:id="1047097792">
          <w:marLeft w:val="0"/>
          <w:marRight w:val="0"/>
          <w:marTop w:val="72"/>
          <w:marBottom w:val="0"/>
          <w:divBdr>
            <w:top w:val="none" w:sz="0" w:space="0" w:color="auto"/>
            <w:left w:val="none" w:sz="0" w:space="0" w:color="auto"/>
            <w:bottom w:val="none" w:sz="0" w:space="0" w:color="auto"/>
            <w:right w:val="none" w:sz="0" w:space="0" w:color="auto"/>
          </w:divBdr>
        </w:div>
        <w:div w:id="1047097802">
          <w:marLeft w:val="0"/>
          <w:marRight w:val="0"/>
          <w:marTop w:val="72"/>
          <w:marBottom w:val="0"/>
          <w:divBdr>
            <w:top w:val="none" w:sz="0" w:space="0" w:color="auto"/>
            <w:left w:val="none" w:sz="0" w:space="0" w:color="auto"/>
            <w:bottom w:val="none" w:sz="0" w:space="0" w:color="auto"/>
            <w:right w:val="none" w:sz="0" w:space="0" w:color="auto"/>
          </w:divBdr>
        </w:div>
        <w:div w:id="1047097811">
          <w:marLeft w:val="0"/>
          <w:marRight w:val="0"/>
          <w:marTop w:val="72"/>
          <w:marBottom w:val="0"/>
          <w:divBdr>
            <w:top w:val="none" w:sz="0" w:space="0" w:color="auto"/>
            <w:left w:val="none" w:sz="0" w:space="0" w:color="auto"/>
            <w:bottom w:val="none" w:sz="0" w:space="0" w:color="auto"/>
            <w:right w:val="none" w:sz="0" w:space="0" w:color="auto"/>
          </w:divBdr>
        </w:div>
        <w:div w:id="1047097870">
          <w:marLeft w:val="0"/>
          <w:marRight w:val="0"/>
          <w:marTop w:val="72"/>
          <w:marBottom w:val="0"/>
          <w:divBdr>
            <w:top w:val="none" w:sz="0" w:space="0" w:color="auto"/>
            <w:left w:val="none" w:sz="0" w:space="0" w:color="auto"/>
            <w:bottom w:val="none" w:sz="0" w:space="0" w:color="auto"/>
            <w:right w:val="none" w:sz="0" w:space="0" w:color="auto"/>
          </w:divBdr>
        </w:div>
        <w:div w:id="1047098287">
          <w:marLeft w:val="0"/>
          <w:marRight w:val="0"/>
          <w:marTop w:val="72"/>
          <w:marBottom w:val="0"/>
          <w:divBdr>
            <w:top w:val="none" w:sz="0" w:space="0" w:color="auto"/>
            <w:left w:val="none" w:sz="0" w:space="0" w:color="auto"/>
            <w:bottom w:val="none" w:sz="0" w:space="0" w:color="auto"/>
            <w:right w:val="none" w:sz="0" w:space="0" w:color="auto"/>
          </w:divBdr>
        </w:div>
        <w:div w:id="1047098307">
          <w:marLeft w:val="0"/>
          <w:marRight w:val="0"/>
          <w:marTop w:val="72"/>
          <w:marBottom w:val="0"/>
          <w:divBdr>
            <w:top w:val="none" w:sz="0" w:space="0" w:color="auto"/>
            <w:left w:val="none" w:sz="0" w:space="0" w:color="auto"/>
            <w:bottom w:val="none" w:sz="0" w:space="0" w:color="auto"/>
            <w:right w:val="none" w:sz="0" w:space="0" w:color="auto"/>
          </w:divBdr>
        </w:div>
        <w:div w:id="1047098324">
          <w:marLeft w:val="0"/>
          <w:marRight w:val="0"/>
          <w:marTop w:val="72"/>
          <w:marBottom w:val="0"/>
          <w:divBdr>
            <w:top w:val="none" w:sz="0" w:space="0" w:color="auto"/>
            <w:left w:val="none" w:sz="0" w:space="0" w:color="auto"/>
            <w:bottom w:val="none" w:sz="0" w:space="0" w:color="auto"/>
            <w:right w:val="none" w:sz="0" w:space="0" w:color="auto"/>
          </w:divBdr>
        </w:div>
        <w:div w:id="1047098332">
          <w:marLeft w:val="0"/>
          <w:marRight w:val="0"/>
          <w:marTop w:val="72"/>
          <w:marBottom w:val="0"/>
          <w:divBdr>
            <w:top w:val="none" w:sz="0" w:space="0" w:color="auto"/>
            <w:left w:val="none" w:sz="0" w:space="0" w:color="auto"/>
            <w:bottom w:val="none" w:sz="0" w:space="0" w:color="auto"/>
            <w:right w:val="none" w:sz="0" w:space="0" w:color="auto"/>
          </w:divBdr>
        </w:div>
        <w:div w:id="1047098367">
          <w:marLeft w:val="0"/>
          <w:marRight w:val="0"/>
          <w:marTop w:val="72"/>
          <w:marBottom w:val="0"/>
          <w:divBdr>
            <w:top w:val="none" w:sz="0" w:space="0" w:color="auto"/>
            <w:left w:val="none" w:sz="0" w:space="0" w:color="auto"/>
            <w:bottom w:val="none" w:sz="0" w:space="0" w:color="auto"/>
            <w:right w:val="none" w:sz="0" w:space="0" w:color="auto"/>
          </w:divBdr>
        </w:div>
      </w:divsChild>
    </w:div>
    <w:div w:id="1047097834">
      <w:marLeft w:val="0"/>
      <w:marRight w:val="0"/>
      <w:marTop w:val="0"/>
      <w:marBottom w:val="0"/>
      <w:divBdr>
        <w:top w:val="none" w:sz="0" w:space="0" w:color="auto"/>
        <w:left w:val="none" w:sz="0" w:space="0" w:color="auto"/>
        <w:bottom w:val="none" w:sz="0" w:space="0" w:color="auto"/>
        <w:right w:val="none" w:sz="0" w:space="0" w:color="auto"/>
      </w:divBdr>
    </w:div>
    <w:div w:id="1047097837">
      <w:marLeft w:val="0"/>
      <w:marRight w:val="0"/>
      <w:marTop w:val="0"/>
      <w:marBottom w:val="0"/>
      <w:divBdr>
        <w:top w:val="none" w:sz="0" w:space="0" w:color="auto"/>
        <w:left w:val="none" w:sz="0" w:space="0" w:color="auto"/>
        <w:bottom w:val="none" w:sz="0" w:space="0" w:color="auto"/>
        <w:right w:val="none" w:sz="0" w:space="0" w:color="auto"/>
      </w:divBdr>
    </w:div>
    <w:div w:id="1047097840">
      <w:marLeft w:val="0"/>
      <w:marRight w:val="0"/>
      <w:marTop w:val="0"/>
      <w:marBottom w:val="0"/>
      <w:divBdr>
        <w:top w:val="none" w:sz="0" w:space="0" w:color="auto"/>
        <w:left w:val="none" w:sz="0" w:space="0" w:color="auto"/>
        <w:bottom w:val="none" w:sz="0" w:space="0" w:color="auto"/>
        <w:right w:val="none" w:sz="0" w:space="0" w:color="auto"/>
      </w:divBdr>
    </w:div>
    <w:div w:id="1047097842">
      <w:marLeft w:val="0"/>
      <w:marRight w:val="0"/>
      <w:marTop w:val="0"/>
      <w:marBottom w:val="0"/>
      <w:divBdr>
        <w:top w:val="none" w:sz="0" w:space="0" w:color="auto"/>
        <w:left w:val="none" w:sz="0" w:space="0" w:color="auto"/>
        <w:bottom w:val="none" w:sz="0" w:space="0" w:color="auto"/>
        <w:right w:val="none" w:sz="0" w:space="0" w:color="auto"/>
      </w:divBdr>
    </w:div>
    <w:div w:id="1047097844">
      <w:marLeft w:val="0"/>
      <w:marRight w:val="0"/>
      <w:marTop w:val="0"/>
      <w:marBottom w:val="0"/>
      <w:divBdr>
        <w:top w:val="none" w:sz="0" w:space="0" w:color="auto"/>
        <w:left w:val="none" w:sz="0" w:space="0" w:color="auto"/>
        <w:bottom w:val="none" w:sz="0" w:space="0" w:color="auto"/>
        <w:right w:val="none" w:sz="0" w:space="0" w:color="auto"/>
      </w:divBdr>
    </w:div>
    <w:div w:id="1047097846">
      <w:marLeft w:val="0"/>
      <w:marRight w:val="0"/>
      <w:marTop w:val="0"/>
      <w:marBottom w:val="0"/>
      <w:divBdr>
        <w:top w:val="none" w:sz="0" w:space="0" w:color="auto"/>
        <w:left w:val="none" w:sz="0" w:space="0" w:color="auto"/>
        <w:bottom w:val="none" w:sz="0" w:space="0" w:color="auto"/>
        <w:right w:val="none" w:sz="0" w:space="0" w:color="auto"/>
      </w:divBdr>
      <w:divsChild>
        <w:div w:id="1047097742">
          <w:marLeft w:val="547"/>
          <w:marRight w:val="0"/>
          <w:marTop w:val="115"/>
          <w:marBottom w:val="0"/>
          <w:divBdr>
            <w:top w:val="none" w:sz="0" w:space="0" w:color="auto"/>
            <w:left w:val="none" w:sz="0" w:space="0" w:color="auto"/>
            <w:bottom w:val="none" w:sz="0" w:space="0" w:color="auto"/>
            <w:right w:val="none" w:sz="0" w:space="0" w:color="auto"/>
          </w:divBdr>
        </w:div>
        <w:div w:id="1047097764">
          <w:marLeft w:val="547"/>
          <w:marRight w:val="0"/>
          <w:marTop w:val="115"/>
          <w:marBottom w:val="0"/>
          <w:divBdr>
            <w:top w:val="none" w:sz="0" w:space="0" w:color="auto"/>
            <w:left w:val="none" w:sz="0" w:space="0" w:color="auto"/>
            <w:bottom w:val="none" w:sz="0" w:space="0" w:color="auto"/>
            <w:right w:val="none" w:sz="0" w:space="0" w:color="auto"/>
          </w:divBdr>
        </w:div>
        <w:div w:id="1047097774">
          <w:marLeft w:val="547"/>
          <w:marRight w:val="0"/>
          <w:marTop w:val="115"/>
          <w:marBottom w:val="0"/>
          <w:divBdr>
            <w:top w:val="none" w:sz="0" w:space="0" w:color="auto"/>
            <w:left w:val="none" w:sz="0" w:space="0" w:color="auto"/>
            <w:bottom w:val="none" w:sz="0" w:space="0" w:color="auto"/>
            <w:right w:val="none" w:sz="0" w:space="0" w:color="auto"/>
          </w:divBdr>
        </w:div>
        <w:div w:id="1047098326">
          <w:marLeft w:val="547"/>
          <w:marRight w:val="0"/>
          <w:marTop w:val="115"/>
          <w:marBottom w:val="0"/>
          <w:divBdr>
            <w:top w:val="none" w:sz="0" w:space="0" w:color="auto"/>
            <w:left w:val="none" w:sz="0" w:space="0" w:color="auto"/>
            <w:bottom w:val="none" w:sz="0" w:space="0" w:color="auto"/>
            <w:right w:val="none" w:sz="0" w:space="0" w:color="auto"/>
          </w:divBdr>
        </w:div>
      </w:divsChild>
    </w:div>
    <w:div w:id="1047097847">
      <w:marLeft w:val="0"/>
      <w:marRight w:val="0"/>
      <w:marTop w:val="0"/>
      <w:marBottom w:val="0"/>
      <w:divBdr>
        <w:top w:val="none" w:sz="0" w:space="0" w:color="auto"/>
        <w:left w:val="none" w:sz="0" w:space="0" w:color="auto"/>
        <w:bottom w:val="none" w:sz="0" w:space="0" w:color="auto"/>
        <w:right w:val="none" w:sz="0" w:space="0" w:color="auto"/>
      </w:divBdr>
    </w:div>
    <w:div w:id="1047097848">
      <w:marLeft w:val="0"/>
      <w:marRight w:val="0"/>
      <w:marTop w:val="0"/>
      <w:marBottom w:val="0"/>
      <w:divBdr>
        <w:top w:val="none" w:sz="0" w:space="0" w:color="auto"/>
        <w:left w:val="none" w:sz="0" w:space="0" w:color="auto"/>
        <w:bottom w:val="none" w:sz="0" w:space="0" w:color="auto"/>
        <w:right w:val="none" w:sz="0" w:space="0" w:color="auto"/>
      </w:divBdr>
    </w:div>
    <w:div w:id="1047097849">
      <w:marLeft w:val="0"/>
      <w:marRight w:val="0"/>
      <w:marTop w:val="0"/>
      <w:marBottom w:val="0"/>
      <w:divBdr>
        <w:top w:val="none" w:sz="0" w:space="0" w:color="auto"/>
        <w:left w:val="none" w:sz="0" w:space="0" w:color="auto"/>
        <w:bottom w:val="none" w:sz="0" w:space="0" w:color="auto"/>
        <w:right w:val="none" w:sz="0" w:space="0" w:color="auto"/>
      </w:divBdr>
    </w:div>
    <w:div w:id="1047097850">
      <w:marLeft w:val="0"/>
      <w:marRight w:val="0"/>
      <w:marTop w:val="0"/>
      <w:marBottom w:val="0"/>
      <w:divBdr>
        <w:top w:val="none" w:sz="0" w:space="0" w:color="auto"/>
        <w:left w:val="none" w:sz="0" w:space="0" w:color="auto"/>
        <w:bottom w:val="none" w:sz="0" w:space="0" w:color="auto"/>
        <w:right w:val="none" w:sz="0" w:space="0" w:color="auto"/>
      </w:divBdr>
    </w:div>
    <w:div w:id="1047097854">
      <w:marLeft w:val="0"/>
      <w:marRight w:val="0"/>
      <w:marTop w:val="0"/>
      <w:marBottom w:val="0"/>
      <w:divBdr>
        <w:top w:val="none" w:sz="0" w:space="0" w:color="auto"/>
        <w:left w:val="none" w:sz="0" w:space="0" w:color="auto"/>
        <w:bottom w:val="none" w:sz="0" w:space="0" w:color="auto"/>
        <w:right w:val="none" w:sz="0" w:space="0" w:color="auto"/>
      </w:divBdr>
    </w:div>
    <w:div w:id="1047097855">
      <w:marLeft w:val="0"/>
      <w:marRight w:val="0"/>
      <w:marTop w:val="0"/>
      <w:marBottom w:val="0"/>
      <w:divBdr>
        <w:top w:val="none" w:sz="0" w:space="0" w:color="auto"/>
        <w:left w:val="none" w:sz="0" w:space="0" w:color="auto"/>
        <w:bottom w:val="none" w:sz="0" w:space="0" w:color="auto"/>
        <w:right w:val="none" w:sz="0" w:space="0" w:color="auto"/>
      </w:divBdr>
    </w:div>
    <w:div w:id="1047097857">
      <w:marLeft w:val="0"/>
      <w:marRight w:val="0"/>
      <w:marTop w:val="0"/>
      <w:marBottom w:val="0"/>
      <w:divBdr>
        <w:top w:val="none" w:sz="0" w:space="0" w:color="auto"/>
        <w:left w:val="none" w:sz="0" w:space="0" w:color="auto"/>
        <w:bottom w:val="none" w:sz="0" w:space="0" w:color="auto"/>
        <w:right w:val="none" w:sz="0" w:space="0" w:color="auto"/>
      </w:divBdr>
    </w:div>
    <w:div w:id="1047097859">
      <w:marLeft w:val="0"/>
      <w:marRight w:val="0"/>
      <w:marTop w:val="0"/>
      <w:marBottom w:val="0"/>
      <w:divBdr>
        <w:top w:val="none" w:sz="0" w:space="0" w:color="auto"/>
        <w:left w:val="none" w:sz="0" w:space="0" w:color="auto"/>
        <w:bottom w:val="none" w:sz="0" w:space="0" w:color="auto"/>
        <w:right w:val="none" w:sz="0" w:space="0" w:color="auto"/>
      </w:divBdr>
      <w:divsChild>
        <w:div w:id="1047097656">
          <w:marLeft w:val="0"/>
          <w:marRight w:val="0"/>
          <w:marTop w:val="60"/>
          <w:marBottom w:val="60"/>
          <w:divBdr>
            <w:top w:val="none" w:sz="0" w:space="0" w:color="auto"/>
            <w:left w:val="none" w:sz="0" w:space="0" w:color="auto"/>
            <w:bottom w:val="none" w:sz="0" w:space="0" w:color="auto"/>
            <w:right w:val="none" w:sz="0" w:space="0" w:color="auto"/>
          </w:divBdr>
        </w:div>
        <w:div w:id="1047097729">
          <w:marLeft w:val="0"/>
          <w:marRight w:val="0"/>
          <w:marTop w:val="60"/>
          <w:marBottom w:val="60"/>
          <w:divBdr>
            <w:top w:val="none" w:sz="0" w:space="0" w:color="auto"/>
            <w:left w:val="none" w:sz="0" w:space="0" w:color="auto"/>
            <w:bottom w:val="none" w:sz="0" w:space="0" w:color="auto"/>
            <w:right w:val="none" w:sz="0" w:space="0" w:color="auto"/>
          </w:divBdr>
        </w:div>
        <w:div w:id="1047097731">
          <w:marLeft w:val="0"/>
          <w:marRight w:val="0"/>
          <w:marTop w:val="60"/>
          <w:marBottom w:val="60"/>
          <w:divBdr>
            <w:top w:val="none" w:sz="0" w:space="0" w:color="auto"/>
            <w:left w:val="none" w:sz="0" w:space="0" w:color="auto"/>
            <w:bottom w:val="none" w:sz="0" w:space="0" w:color="auto"/>
            <w:right w:val="none" w:sz="0" w:space="0" w:color="auto"/>
          </w:divBdr>
        </w:div>
        <w:div w:id="1047097772">
          <w:marLeft w:val="0"/>
          <w:marRight w:val="0"/>
          <w:marTop w:val="60"/>
          <w:marBottom w:val="60"/>
          <w:divBdr>
            <w:top w:val="none" w:sz="0" w:space="0" w:color="auto"/>
            <w:left w:val="none" w:sz="0" w:space="0" w:color="auto"/>
            <w:bottom w:val="none" w:sz="0" w:space="0" w:color="auto"/>
            <w:right w:val="none" w:sz="0" w:space="0" w:color="auto"/>
          </w:divBdr>
        </w:div>
        <w:div w:id="1047097830">
          <w:marLeft w:val="0"/>
          <w:marRight w:val="0"/>
          <w:marTop w:val="60"/>
          <w:marBottom w:val="60"/>
          <w:divBdr>
            <w:top w:val="none" w:sz="0" w:space="0" w:color="auto"/>
            <w:left w:val="none" w:sz="0" w:space="0" w:color="auto"/>
            <w:bottom w:val="none" w:sz="0" w:space="0" w:color="auto"/>
            <w:right w:val="none" w:sz="0" w:space="0" w:color="auto"/>
          </w:divBdr>
        </w:div>
        <w:div w:id="1047097892">
          <w:marLeft w:val="0"/>
          <w:marRight w:val="0"/>
          <w:marTop w:val="60"/>
          <w:marBottom w:val="60"/>
          <w:divBdr>
            <w:top w:val="none" w:sz="0" w:space="0" w:color="auto"/>
            <w:left w:val="none" w:sz="0" w:space="0" w:color="auto"/>
            <w:bottom w:val="none" w:sz="0" w:space="0" w:color="auto"/>
            <w:right w:val="none" w:sz="0" w:space="0" w:color="auto"/>
          </w:divBdr>
        </w:div>
        <w:div w:id="1047098352">
          <w:marLeft w:val="0"/>
          <w:marRight w:val="0"/>
          <w:marTop w:val="60"/>
          <w:marBottom w:val="60"/>
          <w:divBdr>
            <w:top w:val="none" w:sz="0" w:space="0" w:color="auto"/>
            <w:left w:val="none" w:sz="0" w:space="0" w:color="auto"/>
            <w:bottom w:val="none" w:sz="0" w:space="0" w:color="auto"/>
            <w:right w:val="none" w:sz="0" w:space="0" w:color="auto"/>
          </w:divBdr>
        </w:div>
        <w:div w:id="1047098398">
          <w:marLeft w:val="0"/>
          <w:marRight w:val="0"/>
          <w:marTop w:val="60"/>
          <w:marBottom w:val="60"/>
          <w:divBdr>
            <w:top w:val="none" w:sz="0" w:space="0" w:color="auto"/>
            <w:left w:val="none" w:sz="0" w:space="0" w:color="auto"/>
            <w:bottom w:val="none" w:sz="0" w:space="0" w:color="auto"/>
            <w:right w:val="none" w:sz="0" w:space="0" w:color="auto"/>
          </w:divBdr>
        </w:div>
      </w:divsChild>
    </w:div>
    <w:div w:id="1047097860">
      <w:marLeft w:val="0"/>
      <w:marRight w:val="0"/>
      <w:marTop w:val="0"/>
      <w:marBottom w:val="0"/>
      <w:divBdr>
        <w:top w:val="none" w:sz="0" w:space="0" w:color="auto"/>
        <w:left w:val="none" w:sz="0" w:space="0" w:color="auto"/>
        <w:bottom w:val="none" w:sz="0" w:space="0" w:color="auto"/>
        <w:right w:val="none" w:sz="0" w:space="0" w:color="auto"/>
      </w:divBdr>
    </w:div>
    <w:div w:id="1047097862">
      <w:marLeft w:val="0"/>
      <w:marRight w:val="0"/>
      <w:marTop w:val="0"/>
      <w:marBottom w:val="0"/>
      <w:divBdr>
        <w:top w:val="none" w:sz="0" w:space="0" w:color="auto"/>
        <w:left w:val="none" w:sz="0" w:space="0" w:color="auto"/>
        <w:bottom w:val="none" w:sz="0" w:space="0" w:color="auto"/>
        <w:right w:val="none" w:sz="0" w:space="0" w:color="auto"/>
      </w:divBdr>
      <w:divsChild>
        <w:div w:id="1047097682">
          <w:marLeft w:val="0"/>
          <w:marRight w:val="0"/>
          <w:marTop w:val="60"/>
          <w:marBottom w:val="60"/>
          <w:divBdr>
            <w:top w:val="none" w:sz="0" w:space="0" w:color="auto"/>
            <w:left w:val="none" w:sz="0" w:space="0" w:color="auto"/>
            <w:bottom w:val="none" w:sz="0" w:space="0" w:color="auto"/>
            <w:right w:val="none" w:sz="0" w:space="0" w:color="auto"/>
          </w:divBdr>
        </w:div>
        <w:div w:id="1047097752">
          <w:marLeft w:val="0"/>
          <w:marRight w:val="0"/>
          <w:marTop w:val="60"/>
          <w:marBottom w:val="60"/>
          <w:divBdr>
            <w:top w:val="none" w:sz="0" w:space="0" w:color="auto"/>
            <w:left w:val="none" w:sz="0" w:space="0" w:color="auto"/>
            <w:bottom w:val="none" w:sz="0" w:space="0" w:color="auto"/>
            <w:right w:val="none" w:sz="0" w:space="0" w:color="auto"/>
          </w:divBdr>
        </w:div>
        <w:div w:id="1047097769">
          <w:marLeft w:val="0"/>
          <w:marRight w:val="0"/>
          <w:marTop w:val="60"/>
          <w:marBottom w:val="60"/>
          <w:divBdr>
            <w:top w:val="none" w:sz="0" w:space="0" w:color="auto"/>
            <w:left w:val="none" w:sz="0" w:space="0" w:color="auto"/>
            <w:bottom w:val="none" w:sz="0" w:space="0" w:color="auto"/>
            <w:right w:val="none" w:sz="0" w:space="0" w:color="auto"/>
          </w:divBdr>
        </w:div>
        <w:div w:id="1047097824">
          <w:marLeft w:val="0"/>
          <w:marRight w:val="0"/>
          <w:marTop w:val="60"/>
          <w:marBottom w:val="60"/>
          <w:divBdr>
            <w:top w:val="none" w:sz="0" w:space="0" w:color="auto"/>
            <w:left w:val="none" w:sz="0" w:space="0" w:color="auto"/>
            <w:bottom w:val="none" w:sz="0" w:space="0" w:color="auto"/>
            <w:right w:val="none" w:sz="0" w:space="0" w:color="auto"/>
          </w:divBdr>
        </w:div>
        <w:div w:id="1047097885">
          <w:marLeft w:val="0"/>
          <w:marRight w:val="0"/>
          <w:marTop w:val="60"/>
          <w:marBottom w:val="60"/>
          <w:divBdr>
            <w:top w:val="none" w:sz="0" w:space="0" w:color="auto"/>
            <w:left w:val="none" w:sz="0" w:space="0" w:color="auto"/>
            <w:bottom w:val="none" w:sz="0" w:space="0" w:color="auto"/>
            <w:right w:val="none" w:sz="0" w:space="0" w:color="auto"/>
          </w:divBdr>
        </w:div>
        <w:div w:id="1047098330">
          <w:marLeft w:val="0"/>
          <w:marRight w:val="0"/>
          <w:marTop w:val="60"/>
          <w:marBottom w:val="60"/>
          <w:divBdr>
            <w:top w:val="none" w:sz="0" w:space="0" w:color="auto"/>
            <w:left w:val="none" w:sz="0" w:space="0" w:color="auto"/>
            <w:bottom w:val="none" w:sz="0" w:space="0" w:color="auto"/>
            <w:right w:val="none" w:sz="0" w:space="0" w:color="auto"/>
          </w:divBdr>
        </w:div>
      </w:divsChild>
    </w:div>
    <w:div w:id="1047097864">
      <w:marLeft w:val="0"/>
      <w:marRight w:val="0"/>
      <w:marTop w:val="0"/>
      <w:marBottom w:val="0"/>
      <w:divBdr>
        <w:top w:val="none" w:sz="0" w:space="0" w:color="auto"/>
        <w:left w:val="none" w:sz="0" w:space="0" w:color="auto"/>
        <w:bottom w:val="none" w:sz="0" w:space="0" w:color="auto"/>
        <w:right w:val="none" w:sz="0" w:space="0" w:color="auto"/>
      </w:divBdr>
    </w:div>
    <w:div w:id="1047097867">
      <w:marLeft w:val="0"/>
      <w:marRight w:val="0"/>
      <w:marTop w:val="0"/>
      <w:marBottom w:val="0"/>
      <w:divBdr>
        <w:top w:val="none" w:sz="0" w:space="0" w:color="auto"/>
        <w:left w:val="none" w:sz="0" w:space="0" w:color="auto"/>
        <w:bottom w:val="none" w:sz="0" w:space="0" w:color="auto"/>
        <w:right w:val="none" w:sz="0" w:space="0" w:color="auto"/>
      </w:divBdr>
    </w:div>
    <w:div w:id="1047097871">
      <w:marLeft w:val="0"/>
      <w:marRight w:val="0"/>
      <w:marTop w:val="0"/>
      <w:marBottom w:val="0"/>
      <w:divBdr>
        <w:top w:val="none" w:sz="0" w:space="0" w:color="auto"/>
        <w:left w:val="none" w:sz="0" w:space="0" w:color="auto"/>
        <w:bottom w:val="none" w:sz="0" w:space="0" w:color="auto"/>
        <w:right w:val="none" w:sz="0" w:space="0" w:color="auto"/>
      </w:divBdr>
    </w:div>
    <w:div w:id="1047097873">
      <w:marLeft w:val="0"/>
      <w:marRight w:val="0"/>
      <w:marTop w:val="0"/>
      <w:marBottom w:val="0"/>
      <w:divBdr>
        <w:top w:val="none" w:sz="0" w:space="0" w:color="auto"/>
        <w:left w:val="none" w:sz="0" w:space="0" w:color="auto"/>
        <w:bottom w:val="none" w:sz="0" w:space="0" w:color="auto"/>
        <w:right w:val="none" w:sz="0" w:space="0" w:color="auto"/>
      </w:divBdr>
    </w:div>
    <w:div w:id="1047097874">
      <w:marLeft w:val="0"/>
      <w:marRight w:val="0"/>
      <w:marTop w:val="0"/>
      <w:marBottom w:val="0"/>
      <w:divBdr>
        <w:top w:val="none" w:sz="0" w:space="0" w:color="auto"/>
        <w:left w:val="none" w:sz="0" w:space="0" w:color="auto"/>
        <w:bottom w:val="none" w:sz="0" w:space="0" w:color="auto"/>
        <w:right w:val="none" w:sz="0" w:space="0" w:color="auto"/>
      </w:divBdr>
      <w:divsChild>
        <w:div w:id="1047097654">
          <w:marLeft w:val="0"/>
          <w:marRight w:val="0"/>
          <w:marTop w:val="86"/>
          <w:marBottom w:val="0"/>
          <w:divBdr>
            <w:top w:val="none" w:sz="0" w:space="0" w:color="auto"/>
            <w:left w:val="none" w:sz="0" w:space="0" w:color="auto"/>
            <w:bottom w:val="none" w:sz="0" w:space="0" w:color="auto"/>
            <w:right w:val="none" w:sz="0" w:space="0" w:color="auto"/>
          </w:divBdr>
        </w:div>
        <w:div w:id="1047097715">
          <w:marLeft w:val="0"/>
          <w:marRight w:val="0"/>
          <w:marTop w:val="86"/>
          <w:marBottom w:val="0"/>
          <w:divBdr>
            <w:top w:val="none" w:sz="0" w:space="0" w:color="auto"/>
            <w:left w:val="none" w:sz="0" w:space="0" w:color="auto"/>
            <w:bottom w:val="none" w:sz="0" w:space="0" w:color="auto"/>
            <w:right w:val="none" w:sz="0" w:space="0" w:color="auto"/>
          </w:divBdr>
        </w:div>
        <w:div w:id="1047097799">
          <w:marLeft w:val="0"/>
          <w:marRight w:val="0"/>
          <w:marTop w:val="86"/>
          <w:marBottom w:val="0"/>
          <w:divBdr>
            <w:top w:val="none" w:sz="0" w:space="0" w:color="auto"/>
            <w:left w:val="none" w:sz="0" w:space="0" w:color="auto"/>
            <w:bottom w:val="none" w:sz="0" w:space="0" w:color="auto"/>
            <w:right w:val="none" w:sz="0" w:space="0" w:color="auto"/>
          </w:divBdr>
        </w:div>
        <w:div w:id="1047098292">
          <w:marLeft w:val="0"/>
          <w:marRight w:val="0"/>
          <w:marTop w:val="86"/>
          <w:marBottom w:val="0"/>
          <w:divBdr>
            <w:top w:val="none" w:sz="0" w:space="0" w:color="auto"/>
            <w:left w:val="none" w:sz="0" w:space="0" w:color="auto"/>
            <w:bottom w:val="none" w:sz="0" w:space="0" w:color="auto"/>
            <w:right w:val="none" w:sz="0" w:space="0" w:color="auto"/>
          </w:divBdr>
        </w:div>
        <w:div w:id="1047098297">
          <w:marLeft w:val="0"/>
          <w:marRight w:val="0"/>
          <w:marTop w:val="86"/>
          <w:marBottom w:val="0"/>
          <w:divBdr>
            <w:top w:val="none" w:sz="0" w:space="0" w:color="auto"/>
            <w:left w:val="none" w:sz="0" w:space="0" w:color="auto"/>
            <w:bottom w:val="none" w:sz="0" w:space="0" w:color="auto"/>
            <w:right w:val="none" w:sz="0" w:space="0" w:color="auto"/>
          </w:divBdr>
        </w:div>
        <w:div w:id="1047098309">
          <w:marLeft w:val="0"/>
          <w:marRight w:val="0"/>
          <w:marTop w:val="86"/>
          <w:marBottom w:val="0"/>
          <w:divBdr>
            <w:top w:val="none" w:sz="0" w:space="0" w:color="auto"/>
            <w:left w:val="none" w:sz="0" w:space="0" w:color="auto"/>
            <w:bottom w:val="none" w:sz="0" w:space="0" w:color="auto"/>
            <w:right w:val="none" w:sz="0" w:space="0" w:color="auto"/>
          </w:divBdr>
        </w:div>
      </w:divsChild>
    </w:div>
    <w:div w:id="1047097875">
      <w:marLeft w:val="0"/>
      <w:marRight w:val="0"/>
      <w:marTop w:val="0"/>
      <w:marBottom w:val="0"/>
      <w:divBdr>
        <w:top w:val="none" w:sz="0" w:space="0" w:color="auto"/>
        <w:left w:val="none" w:sz="0" w:space="0" w:color="auto"/>
        <w:bottom w:val="none" w:sz="0" w:space="0" w:color="auto"/>
        <w:right w:val="none" w:sz="0" w:space="0" w:color="auto"/>
      </w:divBdr>
    </w:div>
    <w:div w:id="1047097878">
      <w:marLeft w:val="0"/>
      <w:marRight w:val="0"/>
      <w:marTop w:val="0"/>
      <w:marBottom w:val="0"/>
      <w:divBdr>
        <w:top w:val="none" w:sz="0" w:space="0" w:color="auto"/>
        <w:left w:val="none" w:sz="0" w:space="0" w:color="auto"/>
        <w:bottom w:val="none" w:sz="0" w:space="0" w:color="auto"/>
        <w:right w:val="none" w:sz="0" w:space="0" w:color="auto"/>
      </w:divBdr>
    </w:div>
    <w:div w:id="1047097879">
      <w:marLeft w:val="0"/>
      <w:marRight w:val="0"/>
      <w:marTop w:val="0"/>
      <w:marBottom w:val="0"/>
      <w:divBdr>
        <w:top w:val="none" w:sz="0" w:space="0" w:color="auto"/>
        <w:left w:val="none" w:sz="0" w:space="0" w:color="auto"/>
        <w:bottom w:val="none" w:sz="0" w:space="0" w:color="auto"/>
        <w:right w:val="none" w:sz="0" w:space="0" w:color="auto"/>
      </w:divBdr>
    </w:div>
    <w:div w:id="1047097881">
      <w:marLeft w:val="0"/>
      <w:marRight w:val="0"/>
      <w:marTop w:val="0"/>
      <w:marBottom w:val="0"/>
      <w:divBdr>
        <w:top w:val="none" w:sz="0" w:space="0" w:color="auto"/>
        <w:left w:val="none" w:sz="0" w:space="0" w:color="auto"/>
        <w:bottom w:val="none" w:sz="0" w:space="0" w:color="auto"/>
        <w:right w:val="none" w:sz="0" w:space="0" w:color="auto"/>
      </w:divBdr>
      <w:divsChild>
        <w:div w:id="1047097646">
          <w:marLeft w:val="0"/>
          <w:marRight w:val="0"/>
          <w:marTop w:val="86"/>
          <w:marBottom w:val="0"/>
          <w:divBdr>
            <w:top w:val="none" w:sz="0" w:space="0" w:color="auto"/>
            <w:left w:val="none" w:sz="0" w:space="0" w:color="auto"/>
            <w:bottom w:val="none" w:sz="0" w:space="0" w:color="auto"/>
            <w:right w:val="none" w:sz="0" w:space="0" w:color="auto"/>
          </w:divBdr>
        </w:div>
        <w:div w:id="1047097845">
          <w:marLeft w:val="0"/>
          <w:marRight w:val="0"/>
          <w:marTop w:val="86"/>
          <w:marBottom w:val="0"/>
          <w:divBdr>
            <w:top w:val="none" w:sz="0" w:space="0" w:color="auto"/>
            <w:left w:val="none" w:sz="0" w:space="0" w:color="auto"/>
            <w:bottom w:val="none" w:sz="0" w:space="0" w:color="auto"/>
            <w:right w:val="none" w:sz="0" w:space="0" w:color="auto"/>
          </w:divBdr>
        </w:div>
        <w:div w:id="1047098366">
          <w:marLeft w:val="0"/>
          <w:marRight w:val="0"/>
          <w:marTop w:val="86"/>
          <w:marBottom w:val="0"/>
          <w:divBdr>
            <w:top w:val="none" w:sz="0" w:space="0" w:color="auto"/>
            <w:left w:val="none" w:sz="0" w:space="0" w:color="auto"/>
            <w:bottom w:val="none" w:sz="0" w:space="0" w:color="auto"/>
            <w:right w:val="none" w:sz="0" w:space="0" w:color="auto"/>
          </w:divBdr>
        </w:div>
      </w:divsChild>
    </w:div>
    <w:div w:id="1047097887">
      <w:marLeft w:val="0"/>
      <w:marRight w:val="0"/>
      <w:marTop w:val="0"/>
      <w:marBottom w:val="0"/>
      <w:divBdr>
        <w:top w:val="none" w:sz="0" w:space="0" w:color="auto"/>
        <w:left w:val="none" w:sz="0" w:space="0" w:color="auto"/>
        <w:bottom w:val="none" w:sz="0" w:space="0" w:color="auto"/>
        <w:right w:val="none" w:sz="0" w:space="0" w:color="auto"/>
      </w:divBdr>
    </w:div>
    <w:div w:id="1047097889">
      <w:marLeft w:val="0"/>
      <w:marRight w:val="0"/>
      <w:marTop w:val="0"/>
      <w:marBottom w:val="0"/>
      <w:divBdr>
        <w:top w:val="none" w:sz="0" w:space="0" w:color="auto"/>
        <w:left w:val="none" w:sz="0" w:space="0" w:color="auto"/>
        <w:bottom w:val="none" w:sz="0" w:space="0" w:color="auto"/>
        <w:right w:val="none" w:sz="0" w:space="0" w:color="auto"/>
      </w:divBdr>
      <w:divsChild>
        <w:div w:id="1047097690">
          <w:marLeft w:val="0"/>
          <w:marRight w:val="0"/>
          <w:marTop w:val="60"/>
          <w:marBottom w:val="60"/>
          <w:divBdr>
            <w:top w:val="none" w:sz="0" w:space="0" w:color="auto"/>
            <w:left w:val="none" w:sz="0" w:space="0" w:color="auto"/>
            <w:bottom w:val="none" w:sz="0" w:space="0" w:color="auto"/>
            <w:right w:val="none" w:sz="0" w:space="0" w:color="auto"/>
          </w:divBdr>
        </w:div>
        <w:div w:id="1047097722">
          <w:marLeft w:val="0"/>
          <w:marRight w:val="0"/>
          <w:marTop w:val="60"/>
          <w:marBottom w:val="60"/>
          <w:divBdr>
            <w:top w:val="none" w:sz="0" w:space="0" w:color="auto"/>
            <w:left w:val="none" w:sz="0" w:space="0" w:color="auto"/>
            <w:bottom w:val="none" w:sz="0" w:space="0" w:color="auto"/>
            <w:right w:val="none" w:sz="0" w:space="0" w:color="auto"/>
          </w:divBdr>
        </w:div>
        <w:div w:id="1047097745">
          <w:marLeft w:val="0"/>
          <w:marRight w:val="0"/>
          <w:marTop w:val="60"/>
          <w:marBottom w:val="60"/>
          <w:divBdr>
            <w:top w:val="none" w:sz="0" w:space="0" w:color="auto"/>
            <w:left w:val="none" w:sz="0" w:space="0" w:color="auto"/>
            <w:bottom w:val="none" w:sz="0" w:space="0" w:color="auto"/>
            <w:right w:val="none" w:sz="0" w:space="0" w:color="auto"/>
          </w:divBdr>
        </w:div>
        <w:div w:id="1047097762">
          <w:marLeft w:val="0"/>
          <w:marRight w:val="0"/>
          <w:marTop w:val="60"/>
          <w:marBottom w:val="60"/>
          <w:divBdr>
            <w:top w:val="none" w:sz="0" w:space="0" w:color="auto"/>
            <w:left w:val="none" w:sz="0" w:space="0" w:color="auto"/>
            <w:bottom w:val="none" w:sz="0" w:space="0" w:color="auto"/>
            <w:right w:val="none" w:sz="0" w:space="0" w:color="auto"/>
          </w:divBdr>
        </w:div>
        <w:div w:id="1047097807">
          <w:marLeft w:val="0"/>
          <w:marRight w:val="0"/>
          <w:marTop w:val="60"/>
          <w:marBottom w:val="60"/>
          <w:divBdr>
            <w:top w:val="none" w:sz="0" w:space="0" w:color="auto"/>
            <w:left w:val="none" w:sz="0" w:space="0" w:color="auto"/>
            <w:bottom w:val="none" w:sz="0" w:space="0" w:color="auto"/>
            <w:right w:val="none" w:sz="0" w:space="0" w:color="auto"/>
          </w:divBdr>
        </w:div>
        <w:div w:id="1047097877">
          <w:marLeft w:val="0"/>
          <w:marRight w:val="0"/>
          <w:marTop w:val="60"/>
          <w:marBottom w:val="60"/>
          <w:divBdr>
            <w:top w:val="none" w:sz="0" w:space="0" w:color="auto"/>
            <w:left w:val="none" w:sz="0" w:space="0" w:color="auto"/>
            <w:bottom w:val="none" w:sz="0" w:space="0" w:color="auto"/>
            <w:right w:val="none" w:sz="0" w:space="0" w:color="auto"/>
          </w:divBdr>
        </w:div>
        <w:div w:id="1047098282">
          <w:marLeft w:val="0"/>
          <w:marRight w:val="0"/>
          <w:marTop w:val="60"/>
          <w:marBottom w:val="60"/>
          <w:divBdr>
            <w:top w:val="none" w:sz="0" w:space="0" w:color="auto"/>
            <w:left w:val="none" w:sz="0" w:space="0" w:color="auto"/>
            <w:bottom w:val="none" w:sz="0" w:space="0" w:color="auto"/>
            <w:right w:val="none" w:sz="0" w:space="0" w:color="auto"/>
          </w:divBdr>
        </w:div>
        <w:div w:id="1047098343">
          <w:marLeft w:val="0"/>
          <w:marRight w:val="0"/>
          <w:marTop w:val="60"/>
          <w:marBottom w:val="60"/>
          <w:divBdr>
            <w:top w:val="none" w:sz="0" w:space="0" w:color="auto"/>
            <w:left w:val="none" w:sz="0" w:space="0" w:color="auto"/>
            <w:bottom w:val="none" w:sz="0" w:space="0" w:color="auto"/>
            <w:right w:val="none" w:sz="0" w:space="0" w:color="auto"/>
          </w:divBdr>
        </w:div>
        <w:div w:id="1047098361">
          <w:marLeft w:val="0"/>
          <w:marRight w:val="0"/>
          <w:marTop w:val="60"/>
          <w:marBottom w:val="60"/>
          <w:divBdr>
            <w:top w:val="none" w:sz="0" w:space="0" w:color="auto"/>
            <w:left w:val="none" w:sz="0" w:space="0" w:color="auto"/>
            <w:bottom w:val="none" w:sz="0" w:space="0" w:color="auto"/>
            <w:right w:val="none" w:sz="0" w:space="0" w:color="auto"/>
          </w:divBdr>
        </w:div>
        <w:div w:id="1047098373">
          <w:marLeft w:val="0"/>
          <w:marRight w:val="0"/>
          <w:marTop w:val="60"/>
          <w:marBottom w:val="60"/>
          <w:divBdr>
            <w:top w:val="none" w:sz="0" w:space="0" w:color="auto"/>
            <w:left w:val="none" w:sz="0" w:space="0" w:color="auto"/>
            <w:bottom w:val="none" w:sz="0" w:space="0" w:color="auto"/>
            <w:right w:val="none" w:sz="0" w:space="0" w:color="auto"/>
          </w:divBdr>
        </w:div>
      </w:divsChild>
    </w:div>
    <w:div w:id="1047097890">
      <w:marLeft w:val="0"/>
      <w:marRight w:val="0"/>
      <w:marTop w:val="0"/>
      <w:marBottom w:val="0"/>
      <w:divBdr>
        <w:top w:val="none" w:sz="0" w:space="0" w:color="auto"/>
        <w:left w:val="none" w:sz="0" w:space="0" w:color="auto"/>
        <w:bottom w:val="none" w:sz="0" w:space="0" w:color="auto"/>
        <w:right w:val="none" w:sz="0" w:space="0" w:color="auto"/>
      </w:divBdr>
    </w:div>
    <w:div w:id="1047097891">
      <w:marLeft w:val="0"/>
      <w:marRight w:val="0"/>
      <w:marTop w:val="0"/>
      <w:marBottom w:val="0"/>
      <w:divBdr>
        <w:top w:val="none" w:sz="0" w:space="0" w:color="auto"/>
        <w:left w:val="none" w:sz="0" w:space="0" w:color="auto"/>
        <w:bottom w:val="none" w:sz="0" w:space="0" w:color="auto"/>
        <w:right w:val="none" w:sz="0" w:space="0" w:color="auto"/>
      </w:divBdr>
    </w:div>
    <w:div w:id="1047097893">
      <w:marLeft w:val="0"/>
      <w:marRight w:val="0"/>
      <w:marTop w:val="0"/>
      <w:marBottom w:val="0"/>
      <w:divBdr>
        <w:top w:val="none" w:sz="0" w:space="0" w:color="auto"/>
        <w:left w:val="none" w:sz="0" w:space="0" w:color="auto"/>
        <w:bottom w:val="none" w:sz="0" w:space="0" w:color="auto"/>
        <w:right w:val="none" w:sz="0" w:space="0" w:color="auto"/>
      </w:divBdr>
    </w:div>
    <w:div w:id="1047097895">
      <w:marLeft w:val="0"/>
      <w:marRight w:val="0"/>
      <w:marTop w:val="0"/>
      <w:marBottom w:val="0"/>
      <w:divBdr>
        <w:top w:val="none" w:sz="0" w:space="0" w:color="auto"/>
        <w:left w:val="none" w:sz="0" w:space="0" w:color="auto"/>
        <w:bottom w:val="none" w:sz="0" w:space="0" w:color="auto"/>
        <w:right w:val="none" w:sz="0" w:space="0" w:color="auto"/>
      </w:divBdr>
    </w:div>
    <w:div w:id="1047097899">
      <w:marLeft w:val="0"/>
      <w:marRight w:val="0"/>
      <w:marTop w:val="0"/>
      <w:marBottom w:val="0"/>
      <w:divBdr>
        <w:top w:val="none" w:sz="0" w:space="0" w:color="auto"/>
        <w:left w:val="none" w:sz="0" w:space="0" w:color="auto"/>
        <w:bottom w:val="none" w:sz="0" w:space="0" w:color="auto"/>
        <w:right w:val="none" w:sz="0" w:space="0" w:color="auto"/>
      </w:divBdr>
    </w:div>
    <w:div w:id="1047097903">
      <w:marLeft w:val="0"/>
      <w:marRight w:val="0"/>
      <w:marTop w:val="0"/>
      <w:marBottom w:val="0"/>
      <w:divBdr>
        <w:top w:val="none" w:sz="0" w:space="0" w:color="auto"/>
        <w:left w:val="none" w:sz="0" w:space="0" w:color="auto"/>
        <w:bottom w:val="none" w:sz="0" w:space="0" w:color="auto"/>
        <w:right w:val="none" w:sz="0" w:space="0" w:color="auto"/>
      </w:divBdr>
    </w:div>
    <w:div w:id="1047097905">
      <w:marLeft w:val="0"/>
      <w:marRight w:val="0"/>
      <w:marTop w:val="0"/>
      <w:marBottom w:val="0"/>
      <w:divBdr>
        <w:top w:val="none" w:sz="0" w:space="0" w:color="auto"/>
        <w:left w:val="none" w:sz="0" w:space="0" w:color="auto"/>
        <w:bottom w:val="none" w:sz="0" w:space="0" w:color="auto"/>
        <w:right w:val="none" w:sz="0" w:space="0" w:color="auto"/>
      </w:divBdr>
      <w:divsChild>
        <w:div w:id="1047097901">
          <w:marLeft w:val="0"/>
          <w:marRight w:val="0"/>
          <w:marTop w:val="86"/>
          <w:marBottom w:val="0"/>
          <w:divBdr>
            <w:top w:val="none" w:sz="0" w:space="0" w:color="auto"/>
            <w:left w:val="none" w:sz="0" w:space="0" w:color="auto"/>
            <w:bottom w:val="none" w:sz="0" w:space="0" w:color="auto"/>
            <w:right w:val="none" w:sz="0" w:space="0" w:color="auto"/>
          </w:divBdr>
        </w:div>
        <w:div w:id="1047097929">
          <w:marLeft w:val="0"/>
          <w:marRight w:val="0"/>
          <w:marTop w:val="86"/>
          <w:marBottom w:val="0"/>
          <w:divBdr>
            <w:top w:val="none" w:sz="0" w:space="0" w:color="auto"/>
            <w:left w:val="none" w:sz="0" w:space="0" w:color="auto"/>
            <w:bottom w:val="none" w:sz="0" w:space="0" w:color="auto"/>
            <w:right w:val="none" w:sz="0" w:space="0" w:color="auto"/>
          </w:divBdr>
        </w:div>
        <w:div w:id="1047097966">
          <w:marLeft w:val="0"/>
          <w:marRight w:val="0"/>
          <w:marTop w:val="86"/>
          <w:marBottom w:val="0"/>
          <w:divBdr>
            <w:top w:val="none" w:sz="0" w:space="0" w:color="auto"/>
            <w:left w:val="none" w:sz="0" w:space="0" w:color="auto"/>
            <w:bottom w:val="none" w:sz="0" w:space="0" w:color="auto"/>
            <w:right w:val="none" w:sz="0" w:space="0" w:color="auto"/>
          </w:divBdr>
        </w:div>
        <w:div w:id="1047097982">
          <w:marLeft w:val="0"/>
          <w:marRight w:val="0"/>
          <w:marTop w:val="86"/>
          <w:marBottom w:val="0"/>
          <w:divBdr>
            <w:top w:val="none" w:sz="0" w:space="0" w:color="auto"/>
            <w:left w:val="none" w:sz="0" w:space="0" w:color="auto"/>
            <w:bottom w:val="none" w:sz="0" w:space="0" w:color="auto"/>
            <w:right w:val="none" w:sz="0" w:space="0" w:color="auto"/>
          </w:divBdr>
        </w:div>
        <w:div w:id="1047097989">
          <w:marLeft w:val="0"/>
          <w:marRight w:val="0"/>
          <w:marTop w:val="86"/>
          <w:marBottom w:val="0"/>
          <w:divBdr>
            <w:top w:val="none" w:sz="0" w:space="0" w:color="auto"/>
            <w:left w:val="none" w:sz="0" w:space="0" w:color="auto"/>
            <w:bottom w:val="none" w:sz="0" w:space="0" w:color="auto"/>
            <w:right w:val="none" w:sz="0" w:space="0" w:color="auto"/>
          </w:divBdr>
        </w:div>
        <w:div w:id="1047098084">
          <w:marLeft w:val="0"/>
          <w:marRight w:val="0"/>
          <w:marTop w:val="86"/>
          <w:marBottom w:val="0"/>
          <w:divBdr>
            <w:top w:val="none" w:sz="0" w:space="0" w:color="auto"/>
            <w:left w:val="none" w:sz="0" w:space="0" w:color="auto"/>
            <w:bottom w:val="none" w:sz="0" w:space="0" w:color="auto"/>
            <w:right w:val="none" w:sz="0" w:space="0" w:color="auto"/>
          </w:divBdr>
        </w:div>
        <w:div w:id="1047098104">
          <w:marLeft w:val="0"/>
          <w:marRight w:val="0"/>
          <w:marTop w:val="86"/>
          <w:marBottom w:val="0"/>
          <w:divBdr>
            <w:top w:val="none" w:sz="0" w:space="0" w:color="auto"/>
            <w:left w:val="none" w:sz="0" w:space="0" w:color="auto"/>
            <w:bottom w:val="none" w:sz="0" w:space="0" w:color="auto"/>
            <w:right w:val="none" w:sz="0" w:space="0" w:color="auto"/>
          </w:divBdr>
        </w:div>
        <w:div w:id="1047098235">
          <w:marLeft w:val="0"/>
          <w:marRight w:val="0"/>
          <w:marTop w:val="86"/>
          <w:marBottom w:val="0"/>
          <w:divBdr>
            <w:top w:val="none" w:sz="0" w:space="0" w:color="auto"/>
            <w:left w:val="none" w:sz="0" w:space="0" w:color="auto"/>
            <w:bottom w:val="none" w:sz="0" w:space="0" w:color="auto"/>
            <w:right w:val="none" w:sz="0" w:space="0" w:color="auto"/>
          </w:divBdr>
        </w:div>
      </w:divsChild>
    </w:div>
    <w:div w:id="1047097906">
      <w:marLeft w:val="0"/>
      <w:marRight w:val="0"/>
      <w:marTop w:val="0"/>
      <w:marBottom w:val="0"/>
      <w:divBdr>
        <w:top w:val="none" w:sz="0" w:space="0" w:color="auto"/>
        <w:left w:val="none" w:sz="0" w:space="0" w:color="auto"/>
        <w:bottom w:val="none" w:sz="0" w:space="0" w:color="auto"/>
        <w:right w:val="none" w:sz="0" w:space="0" w:color="auto"/>
      </w:divBdr>
    </w:div>
    <w:div w:id="1047097909">
      <w:marLeft w:val="0"/>
      <w:marRight w:val="0"/>
      <w:marTop w:val="0"/>
      <w:marBottom w:val="0"/>
      <w:divBdr>
        <w:top w:val="none" w:sz="0" w:space="0" w:color="auto"/>
        <w:left w:val="none" w:sz="0" w:space="0" w:color="auto"/>
        <w:bottom w:val="none" w:sz="0" w:space="0" w:color="auto"/>
        <w:right w:val="none" w:sz="0" w:space="0" w:color="auto"/>
      </w:divBdr>
    </w:div>
    <w:div w:id="1047097911">
      <w:marLeft w:val="0"/>
      <w:marRight w:val="0"/>
      <w:marTop w:val="0"/>
      <w:marBottom w:val="0"/>
      <w:divBdr>
        <w:top w:val="none" w:sz="0" w:space="0" w:color="auto"/>
        <w:left w:val="none" w:sz="0" w:space="0" w:color="auto"/>
        <w:bottom w:val="none" w:sz="0" w:space="0" w:color="auto"/>
        <w:right w:val="none" w:sz="0" w:space="0" w:color="auto"/>
      </w:divBdr>
    </w:div>
    <w:div w:id="1047097912">
      <w:marLeft w:val="0"/>
      <w:marRight w:val="0"/>
      <w:marTop w:val="0"/>
      <w:marBottom w:val="0"/>
      <w:divBdr>
        <w:top w:val="none" w:sz="0" w:space="0" w:color="auto"/>
        <w:left w:val="none" w:sz="0" w:space="0" w:color="auto"/>
        <w:bottom w:val="none" w:sz="0" w:space="0" w:color="auto"/>
        <w:right w:val="none" w:sz="0" w:space="0" w:color="auto"/>
      </w:divBdr>
    </w:div>
    <w:div w:id="1047097913">
      <w:marLeft w:val="0"/>
      <w:marRight w:val="0"/>
      <w:marTop w:val="0"/>
      <w:marBottom w:val="0"/>
      <w:divBdr>
        <w:top w:val="none" w:sz="0" w:space="0" w:color="auto"/>
        <w:left w:val="none" w:sz="0" w:space="0" w:color="auto"/>
        <w:bottom w:val="none" w:sz="0" w:space="0" w:color="auto"/>
        <w:right w:val="none" w:sz="0" w:space="0" w:color="auto"/>
      </w:divBdr>
    </w:div>
    <w:div w:id="1047097914">
      <w:marLeft w:val="0"/>
      <w:marRight w:val="0"/>
      <w:marTop w:val="0"/>
      <w:marBottom w:val="0"/>
      <w:divBdr>
        <w:top w:val="none" w:sz="0" w:space="0" w:color="auto"/>
        <w:left w:val="none" w:sz="0" w:space="0" w:color="auto"/>
        <w:bottom w:val="none" w:sz="0" w:space="0" w:color="auto"/>
        <w:right w:val="none" w:sz="0" w:space="0" w:color="auto"/>
      </w:divBdr>
      <w:divsChild>
        <w:div w:id="1047097897">
          <w:marLeft w:val="547"/>
          <w:marRight w:val="0"/>
          <w:marTop w:val="86"/>
          <w:marBottom w:val="0"/>
          <w:divBdr>
            <w:top w:val="none" w:sz="0" w:space="0" w:color="auto"/>
            <w:left w:val="none" w:sz="0" w:space="0" w:color="auto"/>
            <w:bottom w:val="none" w:sz="0" w:space="0" w:color="auto"/>
            <w:right w:val="none" w:sz="0" w:space="0" w:color="auto"/>
          </w:divBdr>
        </w:div>
        <w:div w:id="1047097936">
          <w:marLeft w:val="547"/>
          <w:marRight w:val="0"/>
          <w:marTop w:val="86"/>
          <w:marBottom w:val="0"/>
          <w:divBdr>
            <w:top w:val="none" w:sz="0" w:space="0" w:color="auto"/>
            <w:left w:val="none" w:sz="0" w:space="0" w:color="auto"/>
            <w:bottom w:val="none" w:sz="0" w:space="0" w:color="auto"/>
            <w:right w:val="none" w:sz="0" w:space="0" w:color="auto"/>
          </w:divBdr>
        </w:div>
        <w:div w:id="1047098079">
          <w:marLeft w:val="547"/>
          <w:marRight w:val="0"/>
          <w:marTop w:val="86"/>
          <w:marBottom w:val="0"/>
          <w:divBdr>
            <w:top w:val="none" w:sz="0" w:space="0" w:color="auto"/>
            <w:left w:val="none" w:sz="0" w:space="0" w:color="auto"/>
            <w:bottom w:val="none" w:sz="0" w:space="0" w:color="auto"/>
            <w:right w:val="none" w:sz="0" w:space="0" w:color="auto"/>
          </w:divBdr>
        </w:div>
        <w:div w:id="1047098124">
          <w:marLeft w:val="547"/>
          <w:marRight w:val="0"/>
          <w:marTop w:val="86"/>
          <w:marBottom w:val="0"/>
          <w:divBdr>
            <w:top w:val="none" w:sz="0" w:space="0" w:color="auto"/>
            <w:left w:val="none" w:sz="0" w:space="0" w:color="auto"/>
            <w:bottom w:val="none" w:sz="0" w:space="0" w:color="auto"/>
            <w:right w:val="none" w:sz="0" w:space="0" w:color="auto"/>
          </w:divBdr>
        </w:div>
        <w:div w:id="1047098128">
          <w:marLeft w:val="547"/>
          <w:marRight w:val="0"/>
          <w:marTop w:val="86"/>
          <w:marBottom w:val="0"/>
          <w:divBdr>
            <w:top w:val="none" w:sz="0" w:space="0" w:color="auto"/>
            <w:left w:val="none" w:sz="0" w:space="0" w:color="auto"/>
            <w:bottom w:val="none" w:sz="0" w:space="0" w:color="auto"/>
            <w:right w:val="none" w:sz="0" w:space="0" w:color="auto"/>
          </w:divBdr>
        </w:div>
        <w:div w:id="1047098131">
          <w:marLeft w:val="547"/>
          <w:marRight w:val="0"/>
          <w:marTop w:val="86"/>
          <w:marBottom w:val="0"/>
          <w:divBdr>
            <w:top w:val="none" w:sz="0" w:space="0" w:color="auto"/>
            <w:left w:val="none" w:sz="0" w:space="0" w:color="auto"/>
            <w:bottom w:val="none" w:sz="0" w:space="0" w:color="auto"/>
            <w:right w:val="none" w:sz="0" w:space="0" w:color="auto"/>
          </w:divBdr>
        </w:div>
        <w:div w:id="1047098241">
          <w:marLeft w:val="547"/>
          <w:marRight w:val="0"/>
          <w:marTop w:val="86"/>
          <w:marBottom w:val="0"/>
          <w:divBdr>
            <w:top w:val="none" w:sz="0" w:space="0" w:color="auto"/>
            <w:left w:val="none" w:sz="0" w:space="0" w:color="auto"/>
            <w:bottom w:val="none" w:sz="0" w:space="0" w:color="auto"/>
            <w:right w:val="none" w:sz="0" w:space="0" w:color="auto"/>
          </w:divBdr>
        </w:div>
      </w:divsChild>
    </w:div>
    <w:div w:id="1047097917">
      <w:marLeft w:val="0"/>
      <w:marRight w:val="0"/>
      <w:marTop w:val="0"/>
      <w:marBottom w:val="0"/>
      <w:divBdr>
        <w:top w:val="none" w:sz="0" w:space="0" w:color="auto"/>
        <w:left w:val="none" w:sz="0" w:space="0" w:color="auto"/>
        <w:bottom w:val="none" w:sz="0" w:space="0" w:color="auto"/>
        <w:right w:val="none" w:sz="0" w:space="0" w:color="auto"/>
      </w:divBdr>
    </w:div>
    <w:div w:id="1047097918">
      <w:marLeft w:val="0"/>
      <w:marRight w:val="0"/>
      <w:marTop w:val="0"/>
      <w:marBottom w:val="0"/>
      <w:divBdr>
        <w:top w:val="none" w:sz="0" w:space="0" w:color="auto"/>
        <w:left w:val="none" w:sz="0" w:space="0" w:color="auto"/>
        <w:bottom w:val="none" w:sz="0" w:space="0" w:color="auto"/>
        <w:right w:val="none" w:sz="0" w:space="0" w:color="auto"/>
      </w:divBdr>
    </w:div>
    <w:div w:id="1047097919">
      <w:marLeft w:val="0"/>
      <w:marRight w:val="0"/>
      <w:marTop w:val="0"/>
      <w:marBottom w:val="0"/>
      <w:divBdr>
        <w:top w:val="none" w:sz="0" w:space="0" w:color="auto"/>
        <w:left w:val="none" w:sz="0" w:space="0" w:color="auto"/>
        <w:bottom w:val="none" w:sz="0" w:space="0" w:color="auto"/>
        <w:right w:val="none" w:sz="0" w:space="0" w:color="auto"/>
      </w:divBdr>
      <w:divsChild>
        <w:div w:id="1047097954">
          <w:marLeft w:val="0"/>
          <w:marRight w:val="0"/>
          <w:marTop w:val="86"/>
          <w:marBottom w:val="0"/>
          <w:divBdr>
            <w:top w:val="none" w:sz="0" w:space="0" w:color="auto"/>
            <w:left w:val="none" w:sz="0" w:space="0" w:color="auto"/>
            <w:bottom w:val="none" w:sz="0" w:space="0" w:color="auto"/>
            <w:right w:val="none" w:sz="0" w:space="0" w:color="auto"/>
          </w:divBdr>
        </w:div>
        <w:div w:id="1047098029">
          <w:marLeft w:val="0"/>
          <w:marRight w:val="0"/>
          <w:marTop w:val="86"/>
          <w:marBottom w:val="0"/>
          <w:divBdr>
            <w:top w:val="none" w:sz="0" w:space="0" w:color="auto"/>
            <w:left w:val="none" w:sz="0" w:space="0" w:color="auto"/>
            <w:bottom w:val="none" w:sz="0" w:space="0" w:color="auto"/>
            <w:right w:val="none" w:sz="0" w:space="0" w:color="auto"/>
          </w:divBdr>
        </w:div>
        <w:div w:id="1047098060">
          <w:marLeft w:val="0"/>
          <w:marRight w:val="0"/>
          <w:marTop w:val="86"/>
          <w:marBottom w:val="0"/>
          <w:divBdr>
            <w:top w:val="none" w:sz="0" w:space="0" w:color="auto"/>
            <w:left w:val="none" w:sz="0" w:space="0" w:color="auto"/>
            <w:bottom w:val="none" w:sz="0" w:space="0" w:color="auto"/>
            <w:right w:val="none" w:sz="0" w:space="0" w:color="auto"/>
          </w:divBdr>
        </w:div>
        <w:div w:id="1047098087">
          <w:marLeft w:val="0"/>
          <w:marRight w:val="0"/>
          <w:marTop w:val="86"/>
          <w:marBottom w:val="0"/>
          <w:divBdr>
            <w:top w:val="none" w:sz="0" w:space="0" w:color="auto"/>
            <w:left w:val="none" w:sz="0" w:space="0" w:color="auto"/>
            <w:bottom w:val="none" w:sz="0" w:space="0" w:color="auto"/>
            <w:right w:val="none" w:sz="0" w:space="0" w:color="auto"/>
          </w:divBdr>
        </w:div>
        <w:div w:id="1047098101">
          <w:marLeft w:val="0"/>
          <w:marRight w:val="0"/>
          <w:marTop w:val="86"/>
          <w:marBottom w:val="0"/>
          <w:divBdr>
            <w:top w:val="none" w:sz="0" w:space="0" w:color="auto"/>
            <w:left w:val="none" w:sz="0" w:space="0" w:color="auto"/>
            <w:bottom w:val="none" w:sz="0" w:space="0" w:color="auto"/>
            <w:right w:val="none" w:sz="0" w:space="0" w:color="auto"/>
          </w:divBdr>
        </w:div>
        <w:div w:id="1047098226">
          <w:marLeft w:val="0"/>
          <w:marRight w:val="0"/>
          <w:marTop w:val="86"/>
          <w:marBottom w:val="0"/>
          <w:divBdr>
            <w:top w:val="none" w:sz="0" w:space="0" w:color="auto"/>
            <w:left w:val="none" w:sz="0" w:space="0" w:color="auto"/>
            <w:bottom w:val="none" w:sz="0" w:space="0" w:color="auto"/>
            <w:right w:val="none" w:sz="0" w:space="0" w:color="auto"/>
          </w:divBdr>
        </w:div>
      </w:divsChild>
    </w:div>
    <w:div w:id="1047097922">
      <w:marLeft w:val="0"/>
      <w:marRight w:val="0"/>
      <w:marTop w:val="0"/>
      <w:marBottom w:val="0"/>
      <w:divBdr>
        <w:top w:val="none" w:sz="0" w:space="0" w:color="auto"/>
        <w:left w:val="none" w:sz="0" w:space="0" w:color="auto"/>
        <w:bottom w:val="none" w:sz="0" w:space="0" w:color="auto"/>
        <w:right w:val="none" w:sz="0" w:space="0" w:color="auto"/>
      </w:divBdr>
    </w:div>
    <w:div w:id="1047097923">
      <w:marLeft w:val="0"/>
      <w:marRight w:val="0"/>
      <w:marTop w:val="0"/>
      <w:marBottom w:val="0"/>
      <w:divBdr>
        <w:top w:val="none" w:sz="0" w:space="0" w:color="auto"/>
        <w:left w:val="none" w:sz="0" w:space="0" w:color="auto"/>
        <w:bottom w:val="none" w:sz="0" w:space="0" w:color="auto"/>
        <w:right w:val="none" w:sz="0" w:space="0" w:color="auto"/>
      </w:divBdr>
    </w:div>
    <w:div w:id="1047097924">
      <w:marLeft w:val="0"/>
      <w:marRight w:val="0"/>
      <w:marTop w:val="0"/>
      <w:marBottom w:val="0"/>
      <w:divBdr>
        <w:top w:val="none" w:sz="0" w:space="0" w:color="auto"/>
        <w:left w:val="none" w:sz="0" w:space="0" w:color="auto"/>
        <w:bottom w:val="none" w:sz="0" w:space="0" w:color="auto"/>
        <w:right w:val="none" w:sz="0" w:space="0" w:color="auto"/>
      </w:divBdr>
      <w:divsChild>
        <w:div w:id="1047097908">
          <w:marLeft w:val="547"/>
          <w:marRight w:val="0"/>
          <w:marTop w:val="134"/>
          <w:marBottom w:val="0"/>
          <w:divBdr>
            <w:top w:val="none" w:sz="0" w:space="0" w:color="auto"/>
            <w:left w:val="none" w:sz="0" w:space="0" w:color="auto"/>
            <w:bottom w:val="none" w:sz="0" w:space="0" w:color="auto"/>
            <w:right w:val="none" w:sz="0" w:space="0" w:color="auto"/>
          </w:divBdr>
        </w:div>
        <w:div w:id="1047098048">
          <w:marLeft w:val="547"/>
          <w:marRight w:val="0"/>
          <w:marTop w:val="134"/>
          <w:marBottom w:val="0"/>
          <w:divBdr>
            <w:top w:val="none" w:sz="0" w:space="0" w:color="auto"/>
            <w:left w:val="none" w:sz="0" w:space="0" w:color="auto"/>
            <w:bottom w:val="none" w:sz="0" w:space="0" w:color="auto"/>
            <w:right w:val="none" w:sz="0" w:space="0" w:color="auto"/>
          </w:divBdr>
        </w:div>
        <w:div w:id="1047098193">
          <w:marLeft w:val="547"/>
          <w:marRight w:val="0"/>
          <w:marTop w:val="134"/>
          <w:marBottom w:val="0"/>
          <w:divBdr>
            <w:top w:val="none" w:sz="0" w:space="0" w:color="auto"/>
            <w:left w:val="none" w:sz="0" w:space="0" w:color="auto"/>
            <w:bottom w:val="none" w:sz="0" w:space="0" w:color="auto"/>
            <w:right w:val="none" w:sz="0" w:space="0" w:color="auto"/>
          </w:divBdr>
        </w:div>
        <w:div w:id="1047098259">
          <w:marLeft w:val="547"/>
          <w:marRight w:val="0"/>
          <w:marTop w:val="134"/>
          <w:marBottom w:val="0"/>
          <w:divBdr>
            <w:top w:val="none" w:sz="0" w:space="0" w:color="auto"/>
            <w:left w:val="none" w:sz="0" w:space="0" w:color="auto"/>
            <w:bottom w:val="none" w:sz="0" w:space="0" w:color="auto"/>
            <w:right w:val="none" w:sz="0" w:space="0" w:color="auto"/>
          </w:divBdr>
        </w:div>
        <w:div w:id="1047098270">
          <w:marLeft w:val="547"/>
          <w:marRight w:val="0"/>
          <w:marTop w:val="134"/>
          <w:marBottom w:val="0"/>
          <w:divBdr>
            <w:top w:val="none" w:sz="0" w:space="0" w:color="auto"/>
            <w:left w:val="none" w:sz="0" w:space="0" w:color="auto"/>
            <w:bottom w:val="none" w:sz="0" w:space="0" w:color="auto"/>
            <w:right w:val="none" w:sz="0" w:space="0" w:color="auto"/>
          </w:divBdr>
        </w:div>
      </w:divsChild>
    </w:div>
    <w:div w:id="1047097927">
      <w:marLeft w:val="0"/>
      <w:marRight w:val="0"/>
      <w:marTop w:val="0"/>
      <w:marBottom w:val="0"/>
      <w:divBdr>
        <w:top w:val="none" w:sz="0" w:space="0" w:color="auto"/>
        <w:left w:val="none" w:sz="0" w:space="0" w:color="auto"/>
        <w:bottom w:val="none" w:sz="0" w:space="0" w:color="auto"/>
        <w:right w:val="none" w:sz="0" w:space="0" w:color="auto"/>
      </w:divBdr>
    </w:div>
    <w:div w:id="1047097928">
      <w:marLeft w:val="0"/>
      <w:marRight w:val="0"/>
      <w:marTop w:val="0"/>
      <w:marBottom w:val="0"/>
      <w:divBdr>
        <w:top w:val="none" w:sz="0" w:space="0" w:color="auto"/>
        <w:left w:val="none" w:sz="0" w:space="0" w:color="auto"/>
        <w:bottom w:val="none" w:sz="0" w:space="0" w:color="auto"/>
        <w:right w:val="none" w:sz="0" w:space="0" w:color="auto"/>
      </w:divBdr>
    </w:div>
    <w:div w:id="1047097931">
      <w:marLeft w:val="0"/>
      <w:marRight w:val="0"/>
      <w:marTop w:val="0"/>
      <w:marBottom w:val="0"/>
      <w:divBdr>
        <w:top w:val="none" w:sz="0" w:space="0" w:color="auto"/>
        <w:left w:val="none" w:sz="0" w:space="0" w:color="auto"/>
        <w:bottom w:val="none" w:sz="0" w:space="0" w:color="auto"/>
        <w:right w:val="none" w:sz="0" w:space="0" w:color="auto"/>
      </w:divBdr>
      <w:divsChild>
        <w:div w:id="1047097896">
          <w:marLeft w:val="0"/>
          <w:marRight w:val="0"/>
          <w:marTop w:val="72"/>
          <w:marBottom w:val="0"/>
          <w:divBdr>
            <w:top w:val="none" w:sz="0" w:space="0" w:color="auto"/>
            <w:left w:val="none" w:sz="0" w:space="0" w:color="auto"/>
            <w:bottom w:val="none" w:sz="0" w:space="0" w:color="auto"/>
            <w:right w:val="none" w:sz="0" w:space="0" w:color="auto"/>
          </w:divBdr>
        </w:div>
        <w:div w:id="1047097900">
          <w:marLeft w:val="0"/>
          <w:marRight w:val="0"/>
          <w:marTop w:val="72"/>
          <w:marBottom w:val="0"/>
          <w:divBdr>
            <w:top w:val="none" w:sz="0" w:space="0" w:color="auto"/>
            <w:left w:val="none" w:sz="0" w:space="0" w:color="auto"/>
            <w:bottom w:val="none" w:sz="0" w:space="0" w:color="auto"/>
            <w:right w:val="none" w:sz="0" w:space="0" w:color="auto"/>
          </w:divBdr>
        </w:div>
        <w:div w:id="1047097937">
          <w:marLeft w:val="0"/>
          <w:marRight w:val="0"/>
          <w:marTop w:val="72"/>
          <w:marBottom w:val="0"/>
          <w:divBdr>
            <w:top w:val="none" w:sz="0" w:space="0" w:color="auto"/>
            <w:left w:val="none" w:sz="0" w:space="0" w:color="auto"/>
            <w:bottom w:val="none" w:sz="0" w:space="0" w:color="auto"/>
            <w:right w:val="none" w:sz="0" w:space="0" w:color="auto"/>
          </w:divBdr>
        </w:div>
        <w:div w:id="1047097945">
          <w:marLeft w:val="0"/>
          <w:marRight w:val="0"/>
          <w:marTop w:val="72"/>
          <w:marBottom w:val="0"/>
          <w:divBdr>
            <w:top w:val="none" w:sz="0" w:space="0" w:color="auto"/>
            <w:left w:val="none" w:sz="0" w:space="0" w:color="auto"/>
            <w:bottom w:val="none" w:sz="0" w:space="0" w:color="auto"/>
            <w:right w:val="none" w:sz="0" w:space="0" w:color="auto"/>
          </w:divBdr>
        </w:div>
        <w:div w:id="1047097974">
          <w:marLeft w:val="0"/>
          <w:marRight w:val="0"/>
          <w:marTop w:val="72"/>
          <w:marBottom w:val="0"/>
          <w:divBdr>
            <w:top w:val="none" w:sz="0" w:space="0" w:color="auto"/>
            <w:left w:val="none" w:sz="0" w:space="0" w:color="auto"/>
            <w:bottom w:val="none" w:sz="0" w:space="0" w:color="auto"/>
            <w:right w:val="none" w:sz="0" w:space="0" w:color="auto"/>
          </w:divBdr>
        </w:div>
        <w:div w:id="1047098002">
          <w:marLeft w:val="0"/>
          <w:marRight w:val="0"/>
          <w:marTop w:val="72"/>
          <w:marBottom w:val="0"/>
          <w:divBdr>
            <w:top w:val="none" w:sz="0" w:space="0" w:color="auto"/>
            <w:left w:val="none" w:sz="0" w:space="0" w:color="auto"/>
            <w:bottom w:val="none" w:sz="0" w:space="0" w:color="auto"/>
            <w:right w:val="none" w:sz="0" w:space="0" w:color="auto"/>
          </w:divBdr>
        </w:div>
        <w:div w:id="1047098007">
          <w:marLeft w:val="0"/>
          <w:marRight w:val="0"/>
          <w:marTop w:val="72"/>
          <w:marBottom w:val="0"/>
          <w:divBdr>
            <w:top w:val="none" w:sz="0" w:space="0" w:color="auto"/>
            <w:left w:val="none" w:sz="0" w:space="0" w:color="auto"/>
            <w:bottom w:val="none" w:sz="0" w:space="0" w:color="auto"/>
            <w:right w:val="none" w:sz="0" w:space="0" w:color="auto"/>
          </w:divBdr>
        </w:div>
        <w:div w:id="1047098069">
          <w:marLeft w:val="0"/>
          <w:marRight w:val="0"/>
          <w:marTop w:val="72"/>
          <w:marBottom w:val="0"/>
          <w:divBdr>
            <w:top w:val="none" w:sz="0" w:space="0" w:color="auto"/>
            <w:left w:val="none" w:sz="0" w:space="0" w:color="auto"/>
            <w:bottom w:val="none" w:sz="0" w:space="0" w:color="auto"/>
            <w:right w:val="none" w:sz="0" w:space="0" w:color="auto"/>
          </w:divBdr>
        </w:div>
        <w:div w:id="1047098116">
          <w:marLeft w:val="0"/>
          <w:marRight w:val="0"/>
          <w:marTop w:val="72"/>
          <w:marBottom w:val="0"/>
          <w:divBdr>
            <w:top w:val="none" w:sz="0" w:space="0" w:color="auto"/>
            <w:left w:val="none" w:sz="0" w:space="0" w:color="auto"/>
            <w:bottom w:val="none" w:sz="0" w:space="0" w:color="auto"/>
            <w:right w:val="none" w:sz="0" w:space="0" w:color="auto"/>
          </w:divBdr>
        </w:div>
        <w:div w:id="1047098143">
          <w:marLeft w:val="0"/>
          <w:marRight w:val="0"/>
          <w:marTop w:val="72"/>
          <w:marBottom w:val="0"/>
          <w:divBdr>
            <w:top w:val="none" w:sz="0" w:space="0" w:color="auto"/>
            <w:left w:val="none" w:sz="0" w:space="0" w:color="auto"/>
            <w:bottom w:val="none" w:sz="0" w:space="0" w:color="auto"/>
            <w:right w:val="none" w:sz="0" w:space="0" w:color="auto"/>
          </w:divBdr>
        </w:div>
        <w:div w:id="1047098154">
          <w:marLeft w:val="0"/>
          <w:marRight w:val="0"/>
          <w:marTop w:val="72"/>
          <w:marBottom w:val="0"/>
          <w:divBdr>
            <w:top w:val="none" w:sz="0" w:space="0" w:color="auto"/>
            <w:left w:val="none" w:sz="0" w:space="0" w:color="auto"/>
            <w:bottom w:val="none" w:sz="0" w:space="0" w:color="auto"/>
            <w:right w:val="none" w:sz="0" w:space="0" w:color="auto"/>
          </w:divBdr>
        </w:div>
        <w:div w:id="1047098184">
          <w:marLeft w:val="0"/>
          <w:marRight w:val="0"/>
          <w:marTop w:val="72"/>
          <w:marBottom w:val="0"/>
          <w:divBdr>
            <w:top w:val="none" w:sz="0" w:space="0" w:color="auto"/>
            <w:left w:val="none" w:sz="0" w:space="0" w:color="auto"/>
            <w:bottom w:val="none" w:sz="0" w:space="0" w:color="auto"/>
            <w:right w:val="none" w:sz="0" w:space="0" w:color="auto"/>
          </w:divBdr>
        </w:div>
        <w:div w:id="1047098198">
          <w:marLeft w:val="0"/>
          <w:marRight w:val="0"/>
          <w:marTop w:val="72"/>
          <w:marBottom w:val="0"/>
          <w:divBdr>
            <w:top w:val="none" w:sz="0" w:space="0" w:color="auto"/>
            <w:left w:val="none" w:sz="0" w:space="0" w:color="auto"/>
            <w:bottom w:val="none" w:sz="0" w:space="0" w:color="auto"/>
            <w:right w:val="none" w:sz="0" w:space="0" w:color="auto"/>
          </w:divBdr>
        </w:div>
      </w:divsChild>
    </w:div>
    <w:div w:id="1047097933">
      <w:marLeft w:val="0"/>
      <w:marRight w:val="0"/>
      <w:marTop w:val="0"/>
      <w:marBottom w:val="0"/>
      <w:divBdr>
        <w:top w:val="none" w:sz="0" w:space="0" w:color="auto"/>
        <w:left w:val="none" w:sz="0" w:space="0" w:color="auto"/>
        <w:bottom w:val="none" w:sz="0" w:space="0" w:color="auto"/>
        <w:right w:val="none" w:sz="0" w:space="0" w:color="auto"/>
      </w:divBdr>
    </w:div>
    <w:div w:id="1047097934">
      <w:marLeft w:val="0"/>
      <w:marRight w:val="0"/>
      <w:marTop w:val="0"/>
      <w:marBottom w:val="0"/>
      <w:divBdr>
        <w:top w:val="none" w:sz="0" w:space="0" w:color="auto"/>
        <w:left w:val="none" w:sz="0" w:space="0" w:color="auto"/>
        <w:bottom w:val="none" w:sz="0" w:space="0" w:color="auto"/>
        <w:right w:val="none" w:sz="0" w:space="0" w:color="auto"/>
      </w:divBdr>
    </w:div>
    <w:div w:id="1047097940">
      <w:marLeft w:val="0"/>
      <w:marRight w:val="0"/>
      <w:marTop w:val="0"/>
      <w:marBottom w:val="0"/>
      <w:divBdr>
        <w:top w:val="none" w:sz="0" w:space="0" w:color="auto"/>
        <w:left w:val="none" w:sz="0" w:space="0" w:color="auto"/>
        <w:bottom w:val="none" w:sz="0" w:space="0" w:color="auto"/>
        <w:right w:val="none" w:sz="0" w:space="0" w:color="auto"/>
      </w:divBdr>
      <w:divsChild>
        <w:div w:id="1047097965">
          <w:marLeft w:val="0"/>
          <w:marRight w:val="0"/>
          <w:marTop w:val="60"/>
          <w:marBottom w:val="60"/>
          <w:divBdr>
            <w:top w:val="none" w:sz="0" w:space="0" w:color="auto"/>
            <w:left w:val="none" w:sz="0" w:space="0" w:color="auto"/>
            <w:bottom w:val="none" w:sz="0" w:space="0" w:color="auto"/>
            <w:right w:val="none" w:sz="0" w:space="0" w:color="auto"/>
          </w:divBdr>
        </w:div>
        <w:div w:id="1047098080">
          <w:marLeft w:val="0"/>
          <w:marRight w:val="0"/>
          <w:marTop w:val="60"/>
          <w:marBottom w:val="60"/>
          <w:divBdr>
            <w:top w:val="none" w:sz="0" w:space="0" w:color="auto"/>
            <w:left w:val="none" w:sz="0" w:space="0" w:color="auto"/>
            <w:bottom w:val="none" w:sz="0" w:space="0" w:color="auto"/>
            <w:right w:val="none" w:sz="0" w:space="0" w:color="auto"/>
          </w:divBdr>
        </w:div>
        <w:div w:id="1047098109">
          <w:marLeft w:val="0"/>
          <w:marRight w:val="0"/>
          <w:marTop w:val="60"/>
          <w:marBottom w:val="60"/>
          <w:divBdr>
            <w:top w:val="none" w:sz="0" w:space="0" w:color="auto"/>
            <w:left w:val="none" w:sz="0" w:space="0" w:color="auto"/>
            <w:bottom w:val="none" w:sz="0" w:space="0" w:color="auto"/>
            <w:right w:val="none" w:sz="0" w:space="0" w:color="auto"/>
          </w:divBdr>
        </w:div>
      </w:divsChild>
    </w:div>
    <w:div w:id="1047097941">
      <w:marLeft w:val="0"/>
      <w:marRight w:val="0"/>
      <w:marTop w:val="0"/>
      <w:marBottom w:val="0"/>
      <w:divBdr>
        <w:top w:val="none" w:sz="0" w:space="0" w:color="auto"/>
        <w:left w:val="none" w:sz="0" w:space="0" w:color="auto"/>
        <w:bottom w:val="none" w:sz="0" w:space="0" w:color="auto"/>
        <w:right w:val="none" w:sz="0" w:space="0" w:color="auto"/>
      </w:divBdr>
      <w:divsChild>
        <w:div w:id="1047097946">
          <w:marLeft w:val="0"/>
          <w:marRight w:val="0"/>
          <w:marTop w:val="86"/>
          <w:marBottom w:val="0"/>
          <w:divBdr>
            <w:top w:val="none" w:sz="0" w:space="0" w:color="auto"/>
            <w:left w:val="none" w:sz="0" w:space="0" w:color="auto"/>
            <w:bottom w:val="none" w:sz="0" w:space="0" w:color="auto"/>
            <w:right w:val="none" w:sz="0" w:space="0" w:color="auto"/>
          </w:divBdr>
        </w:div>
        <w:div w:id="1047097973">
          <w:marLeft w:val="0"/>
          <w:marRight w:val="0"/>
          <w:marTop w:val="86"/>
          <w:marBottom w:val="0"/>
          <w:divBdr>
            <w:top w:val="none" w:sz="0" w:space="0" w:color="auto"/>
            <w:left w:val="none" w:sz="0" w:space="0" w:color="auto"/>
            <w:bottom w:val="none" w:sz="0" w:space="0" w:color="auto"/>
            <w:right w:val="none" w:sz="0" w:space="0" w:color="auto"/>
          </w:divBdr>
        </w:div>
        <w:div w:id="1047098067">
          <w:marLeft w:val="0"/>
          <w:marRight w:val="0"/>
          <w:marTop w:val="86"/>
          <w:marBottom w:val="0"/>
          <w:divBdr>
            <w:top w:val="none" w:sz="0" w:space="0" w:color="auto"/>
            <w:left w:val="none" w:sz="0" w:space="0" w:color="auto"/>
            <w:bottom w:val="none" w:sz="0" w:space="0" w:color="auto"/>
            <w:right w:val="none" w:sz="0" w:space="0" w:color="auto"/>
          </w:divBdr>
        </w:div>
        <w:div w:id="1047098091">
          <w:marLeft w:val="0"/>
          <w:marRight w:val="0"/>
          <w:marTop w:val="86"/>
          <w:marBottom w:val="0"/>
          <w:divBdr>
            <w:top w:val="none" w:sz="0" w:space="0" w:color="auto"/>
            <w:left w:val="none" w:sz="0" w:space="0" w:color="auto"/>
            <w:bottom w:val="none" w:sz="0" w:space="0" w:color="auto"/>
            <w:right w:val="none" w:sz="0" w:space="0" w:color="auto"/>
          </w:divBdr>
        </w:div>
        <w:div w:id="1047098111">
          <w:marLeft w:val="0"/>
          <w:marRight w:val="0"/>
          <w:marTop w:val="86"/>
          <w:marBottom w:val="0"/>
          <w:divBdr>
            <w:top w:val="none" w:sz="0" w:space="0" w:color="auto"/>
            <w:left w:val="none" w:sz="0" w:space="0" w:color="auto"/>
            <w:bottom w:val="none" w:sz="0" w:space="0" w:color="auto"/>
            <w:right w:val="none" w:sz="0" w:space="0" w:color="auto"/>
          </w:divBdr>
        </w:div>
        <w:div w:id="1047098134">
          <w:marLeft w:val="0"/>
          <w:marRight w:val="0"/>
          <w:marTop w:val="86"/>
          <w:marBottom w:val="0"/>
          <w:divBdr>
            <w:top w:val="none" w:sz="0" w:space="0" w:color="auto"/>
            <w:left w:val="none" w:sz="0" w:space="0" w:color="auto"/>
            <w:bottom w:val="none" w:sz="0" w:space="0" w:color="auto"/>
            <w:right w:val="none" w:sz="0" w:space="0" w:color="auto"/>
          </w:divBdr>
        </w:div>
        <w:div w:id="1047098155">
          <w:marLeft w:val="0"/>
          <w:marRight w:val="0"/>
          <w:marTop w:val="86"/>
          <w:marBottom w:val="0"/>
          <w:divBdr>
            <w:top w:val="none" w:sz="0" w:space="0" w:color="auto"/>
            <w:left w:val="none" w:sz="0" w:space="0" w:color="auto"/>
            <w:bottom w:val="none" w:sz="0" w:space="0" w:color="auto"/>
            <w:right w:val="none" w:sz="0" w:space="0" w:color="auto"/>
          </w:divBdr>
        </w:div>
        <w:div w:id="1047098174">
          <w:marLeft w:val="0"/>
          <w:marRight w:val="0"/>
          <w:marTop w:val="86"/>
          <w:marBottom w:val="0"/>
          <w:divBdr>
            <w:top w:val="none" w:sz="0" w:space="0" w:color="auto"/>
            <w:left w:val="none" w:sz="0" w:space="0" w:color="auto"/>
            <w:bottom w:val="none" w:sz="0" w:space="0" w:color="auto"/>
            <w:right w:val="none" w:sz="0" w:space="0" w:color="auto"/>
          </w:divBdr>
        </w:div>
      </w:divsChild>
    </w:div>
    <w:div w:id="1047097943">
      <w:marLeft w:val="0"/>
      <w:marRight w:val="0"/>
      <w:marTop w:val="0"/>
      <w:marBottom w:val="0"/>
      <w:divBdr>
        <w:top w:val="none" w:sz="0" w:space="0" w:color="auto"/>
        <w:left w:val="none" w:sz="0" w:space="0" w:color="auto"/>
        <w:bottom w:val="none" w:sz="0" w:space="0" w:color="auto"/>
        <w:right w:val="none" w:sz="0" w:space="0" w:color="auto"/>
      </w:divBdr>
    </w:div>
    <w:div w:id="1047097944">
      <w:marLeft w:val="0"/>
      <w:marRight w:val="0"/>
      <w:marTop w:val="0"/>
      <w:marBottom w:val="0"/>
      <w:divBdr>
        <w:top w:val="none" w:sz="0" w:space="0" w:color="auto"/>
        <w:left w:val="none" w:sz="0" w:space="0" w:color="auto"/>
        <w:bottom w:val="none" w:sz="0" w:space="0" w:color="auto"/>
        <w:right w:val="none" w:sz="0" w:space="0" w:color="auto"/>
      </w:divBdr>
    </w:div>
    <w:div w:id="1047097947">
      <w:marLeft w:val="0"/>
      <w:marRight w:val="0"/>
      <w:marTop w:val="0"/>
      <w:marBottom w:val="0"/>
      <w:divBdr>
        <w:top w:val="none" w:sz="0" w:space="0" w:color="auto"/>
        <w:left w:val="none" w:sz="0" w:space="0" w:color="auto"/>
        <w:bottom w:val="none" w:sz="0" w:space="0" w:color="auto"/>
        <w:right w:val="none" w:sz="0" w:space="0" w:color="auto"/>
      </w:divBdr>
    </w:div>
    <w:div w:id="1047097948">
      <w:marLeft w:val="0"/>
      <w:marRight w:val="0"/>
      <w:marTop w:val="0"/>
      <w:marBottom w:val="0"/>
      <w:divBdr>
        <w:top w:val="none" w:sz="0" w:space="0" w:color="auto"/>
        <w:left w:val="none" w:sz="0" w:space="0" w:color="auto"/>
        <w:bottom w:val="none" w:sz="0" w:space="0" w:color="auto"/>
        <w:right w:val="none" w:sz="0" w:space="0" w:color="auto"/>
      </w:divBdr>
    </w:div>
    <w:div w:id="1047097950">
      <w:marLeft w:val="0"/>
      <w:marRight w:val="0"/>
      <w:marTop w:val="0"/>
      <w:marBottom w:val="0"/>
      <w:divBdr>
        <w:top w:val="none" w:sz="0" w:space="0" w:color="auto"/>
        <w:left w:val="none" w:sz="0" w:space="0" w:color="auto"/>
        <w:bottom w:val="none" w:sz="0" w:space="0" w:color="auto"/>
        <w:right w:val="none" w:sz="0" w:space="0" w:color="auto"/>
      </w:divBdr>
      <w:divsChild>
        <w:div w:id="1047097951">
          <w:marLeft w:val="0"/>
          <w:marRight w:val="0"/>
          <w:marTop w:val="60"/>
          <w:marBottom w:val="60"/>
          <w:divBdr>
            <w:top w:val="none" w:sz="0" w:space="0" w:color="auto"/>
            <w:left w:val="none" w:sz="0" w:space="0" w:color="auto"/>
            <w:bottom w:val="none" w:sz="0" w:space="0" w:color="auto"/>
            <w:right w:val="none" w:sz="0" w:space="0" w:color="auto"/>
          </w:divBdr>
        </w:div>
        <w:div w:id="1047097955">
          <w:marLeft w:val="0"/>
          <w:marRight w:val="0"/>
          <w:marTop w:val="60"/>
          <w:marBottom w:val="60"/>
          <w:divBdr>
            <w:top w:val="none" w:sz="0" w:space="0" w:color="auto"/>
            <w:left w:val="none" w:sz="0" w:space="0" w:color="auto"/>
            <w:bottom w:val="none" w:sz="0" w:space="0" w:color="auto"/>
            <w:right w:val="none" w:sz="0" w:space="0" w:color="auto"/>
          </w:divBdr>
        </w:div>
        <w:div w:id="1047097972">
          <w:marLeft w:val="0"/>
          <w:marRight w:val="0"/>
          <w:marTop w:val="60"/>
          <w:marBottom w:val="60"/>
          <w:divBdr>
            <w:top w:val="none" w:sz="0" w:space="0" w:color="auto"/>
            <w:left w:val="none" w:sz="0" w:space="0" w:color="auto"/>
            <w:bottom w:val="none" w:sz="0" w:space="0" w:color="auto"/>
            <w:right w:val="none" w:sz="0" w:space="0" w:color="auto"/>
          </w:divBdr>
        </w:div>
        <w:div w:id="1047098045">
          <w:marLeft w:val="0"/>
          <w:marRight w:val="0"/>
          <w:marTop w:val="60"/>
          <w:marBottom w:val="60"/>
          <w:divBdr>
            <w:top w:val="none" w:sz="0" w:space="0" w:color="auto"/>
            <w:left w:val="none" w:sz="0" w:space="0" w:color="auto"/>
            <w:bottom w:val="none" w:sz="0" w:space="0" w:color="auto"/>
            <w:right w:val="none" w:sz="0" w:space="0" w:color="auto"/>
          </w:divBdr>
        </w:div>
        <w:div w:id="1047098113">
          <w:marLeft w:val="0"/>
          <w:marRight w:val="0"/>
          <w:marTop w:val="60"/>
          <w:marBottom w:val="60"/>
          <w:divBdr>
            <w:top w:val="none" w:sz="0" w:space="0" w:color="auto"/>
            <w:left w:val="none" w:sz="0" w:space="0" w:color="auto"/>
            <w:bottom w:val="none" w:sz="0" w:space="0" w:color="auto"/>
            <w:right w:val="none" w:sz="0" w:space="0" w:color="auto"/>
          </w:divBdr>
        </w:div>
        <w:div w:id="1047098152">
          <w:marLeft w:val="0"/>
          <w:marRight w:val="0"/>
          <w:marTop w:val="60"/>
          <w:marBottom w:val="60"/>
          <w:divBdr>
            <w:top w:val="none" w:sz="0" w:space="0" w:color="auto"/>
            <w:left w:val="none" w:sz="0" w:space="0" w:color="auto"/>
            <w:bottom w:val="none" w:sz="0" w:space="0" w:color="auto"/>
            <w:right w:val="none" w:sz="0" w:space="0" w:color="auto"/>
          </w:divBdr>
        </w:div>
        <w:div w:id="1047098211">
          <w:marLeft w:val="0"/>
          <w:marRight w:val="0"/>
          <w:marTop w:val="60"/>
          <w:marBottom w:val="60"/>
          <w:divBdr>
            <w:top w:val="none" w:sz="0" w:space="0" w:color="auto"/>
            <w:left w:val="none" w:sz="0" w:space="0" w:color="auto"/>
            <w:bottom w:val="none" w:sz="0" w:space="0" w:color="auto"/>
            <w:right w:val="none" w:sz="0" w:space="0" w:color="auto"/>
          </w:divBdr>
        </w:div>
        <w:div w:id="1047098268">
          <w:marLeft w:val="0"/>
          <w:marRight w:val="0"/>
          <w:marTop w:val="60"/>
          <w:marBottom w:val="60"/>
          <w:divBdr>
            <w:top w:val="none" w:sz="0" w:space="0" w:color="auto"/>
            <w:left w:val="none" w:sz="0" w:space="0" w:color="auto"/>
            <w:bottom w:val="none" w:sz="0" w:space="0" w:color="auto"/>
            <w:right w:val="none" w:sz="0" w:space="0" w:color="auto"/>
          </w:divBdr>
        </w:div>
      </w:divsChild>
    </w:div>
    <w:div w:id="1047097952">
      <w:marLeft w:val="0"/>
      <w:marRight w:val="0"/>
      <w:marTop w:val="0"/>
      <w:marBottom w:val="0"/>
      <w:divBdr>
        <w:top w:val="none" w:sz="0" w:space="0" w:color="auto"/>
        <w:left w:val="none" w:sz="0" w:space="0" w:color="auto"/>
        <w:bottom w:val="none" w:sz="0" w:space="0" w:color="auto"/>
        <w:right w:val="none" w:sz="0" w:space="0" w:color="auto"/>
      </w:divBdr>
    </w:div>
    <w:div w:id="1047097953">
      <w:marLeft w:val="0"/>
      <w:marRight w:val="0"/>
      <w:marTop w:val="0"/>
      <w:marBottom w:val="0"/>
      <w:divBdr>
        <w:top w:val="none" w:sz="0" w:space="0" w:color="auto"/>
        <w:left w:val="none" w:sz="0" w:space="0" w:color="auto"/>
        <w:bottom w:val="none" w:sz="0" w:space="0" w:color="auto"/>
        <w:right w:val="none" w:sz="0" w:space="0" w:color="auto"/>
      </w:divBdr>
    </w:div>
    <w:div w:id="1047097956">
      <w:marLeft w:val="0"/>
      <w:marRight w:val="0"/>
      <w:marTop w:val="0"/>
      <w:marBottom w:val="0"/>
      <w:divBdr>
        <w:top w:val="none" w:sz="0" w:space="0" w:color="auto"/>
        <w:left w:val="none" w:sz="0" w:space="0" w:color="auto"/>
        <w:bottom w:val="none" w:sz="0" w:space="0" w:color="auto"/>
        <w:right w:val="none" w:sz="0" w:space="0" w:color="auto"/>
      </w:divBdr>
    </w:div>
    <w:div w:id="1047097959">
      <w:marLeft w:val="0"/>
      <w:marRight w:val="0"/>
      <w:marTop w:val="0"/>
      <w:marBottom w:val="0"/>
      <w:divBdr>
        <w:top w:val="none" w:sz="0" w:space="0" w:color="auto"/>
        <w:left w:val="none" w:sz="0" w:space="0" w:color="auto"/>
        <w:bottom w:val="none" w:sz="0" w:space="0" w:color="auto"/>
        <w:right w:val="none" w:sz="0" w:space="0" w:color="auto"/>
      </w:divBdr>
      <w:divsChild>
        <w:div w:id="1047097968">
          <w:marLeft w:val="0"/>
          <w:marRight w:val="0"/>
          <w:marTop w:val="86"/>
          <w:marBottom w:val="0"/>
          <w:divBdr>
            <w:top w:val="none" w:sz="0" w:space="0" w:color="auto"/>
            <w:left w:val="none" w:sz="0" w:space="0" w:color="auto"/>
            <w:bottom w:val="none" w:sz="0" w:space="0" w:color="auto"/>
            <w:right w:val="none" w:sz="0" w:space="0" w:color="auto"/>
          </w:divBdr>
        </w:div>
        <w:div w:id="1047098148">
          <w:marLeft w:val="0"/>
          <w:marRight w:val="0"/>
          <w:marTop w:val="86"/>
          <w:marBottom w:val="0"/>
          <w:divBdr>
            <w:top w:val="none" w:sz="0" w:space="0" w:color="auto"/>
            <w:left w:val="none" w:sz="0" w:space="0" w:color="auto"/>
            <w:bottom w:val="none" w:sz="0" w:space="0" w:color="auto"/>
            <w:right w:val="none" w:sz="0" w:space="0" w:color="auto"/>
          </w:divBdr>
        </w:div>
        <w:div w:id="1047098165">
          <w:marLeft w:val="0"/>
          <w:marRight w:val="0"/>
          <w:marTop w:val="86"/>
          <w:marBottom w:val="0"/>
          <w:divBdr>
            <w:top w:val="none" w:sz="0" w:space="0" w:color="auto"/>
            <w:left w:val="none" w:sz="0" w:space="0" w:color="auto"/>
            <w:bottom w:val="none" w:sz="0" w:space="0" w:color="auto"/>
            <w:right w:val="none" w:sz="0" w:space="0" w:color="auto"/>
          </w:divBdr>
        </w:div>
      </w:divsChild>
    </w:div>
    <w:div w:id="1047097961">
      <w:marLeft w:val="0"/>
      <w:marRight w:val="0"/>
      <w:marTop w:val="0"/>
      <w:marBottom w:val="0"/>
      <w:divBdr>
        <w:top w:val="none" w:sz="0" w:space="0" w:color="auto"/>
        <w:left w:val="none" w:sz="0" w:space="0" w:color="auto"/>
        <w:bottom w:val="none" w:sz="0" w:space="0" w:color="auto"/>
        <w:right w:val="none" w:sz="0" w:space="0" w:color="auto"/>
      </w:divBdr>
    </w:div>
    <w:div w:id="1047097964">
      <w:marLeft w:val="0"/>
      <w:marRight w:val="0"/>
      <w:marTop w:val="0"/>
      <w:marBottom w:val="0"/>
      <w:divBdr>
        <w:top w:val="none" w:sz="0" w:space="0" w:color="auto"/>
        <w:left w:val="none" w:sz="0" w:space="0" w:color="auto"/>
        <w:bottom w:val="none" w:sz="0" w:space="0" w:color="auto"/>
        <w:right w:val="none" w:sz="0" w:space="0" w:color="auto"/>
      </w:divBdr>
    </w:div>
    <w:div w:id="1047097967">
      <w:marLeft w:val="0"/>
      <w:marRight w:val="0"/>
      <w:marTop w:val="0"/>
      <w:marBottom w:val="0"/>
      <w:divBdr>
        <w:top w:val="none" w:sz="0" w:space="0" w:color="auto"/>
        <w:left w:val="none" w:sz="0" w:space="0" w:color="auto"/>
        <w:bottom w:val="none" w:sz="0" w:space="0" w:color="auto"/>
        <w:right w:val="none" w:sz="0" w:space="0" w:color="auto"/>
      </w:divBdr>
    </w:div>
    <w:div w:id="1047097969">
      <w:marLeft w:val="0"/>
      <w:marRight w:val="0"/>
      <w:marTop w:val="0"/>
      <w:marBottom w:val="0"/>
      <w:divBdr>
        <w:top w:val="none" w:sz="0" w:space="0" w:color="auto"/>
        <w:left w:val="none" w:sz="0" w:space="0" w:color="auto"/>
        <w:bottom w:val="none" w:sz="0" w:space="0" w:color="auto"/>
        <w:right w:val="none" w:sz="0" w:space="0" w:color="auto"/>
      </w:divBdr>
      <w:divsChild>
        <w:div w:id="1047098027">
          <w:marLeft w:val="547"/>
          <w:marRight w:val="0"/>
          <w:marTop w:val="86"/>
          <w:marBottom w:val="0"/>
          <w:divBdr>
            <w:top w:val="none" w:sz="0" w:space="0" w:color="auto"/>
            <w:left w:val="none" w:sz="0" w:space="0" w:color="auto"/>
            <w:bottom w:val="none" w:sz="0" w:space="0" w:color="auto"/>
            <w:right w:val="none" w:sz="0" w:space="0" w:color="auto"/>
          </w:divBdr>
        </w:div>
        <w:div w:id="1047098114">
          <w:marLeft w:val="547"/>
          <w:marRight w:val="0"/>
          <w:marTop w:val="86"/>
          <w:marBottom w:val="0"/>
          <w:divBdr>
            <w:top w:val="none" w:sz="0" w:space="0" w:color="auto"/>
            <w:left w:val="none" w:sz="0" w:space="0" w:color="auto"/>
            <w:bottom w:val="none" w:sz="0" w:space="0" w:color="auto"/>
            <w:right w:val="none" w:sz="0" w:space="0" w:color="auto"/>
          </w:divBdr>
        </w:div>
        <w:div w:id="1047098136">
          <w:marLeft w:val="547"/>
          <w:marRight w:val="0"/>
          <w:marTop w:val="86"/>
          <w:marBottom w:val="0"/>
          <w:divBdr>
            <w:top w:val="none" w:sz="0" w:space="0" w:color="auto"/>
            <w:left w:val="none" w:sz="0" w:space="0" w:color="auto"/>
            <w:bottom w:val="none" w:sz="0" w:space="0" w:color="auto"/>
            <w:right w:val="none" w:sz="0" w:space="0" w:color="auto"/>
          </w:divBdr>
        </w:div>
        <w:div w:id="1047098166">
          <w:marLeft w:val="547"/>
          <w:marRight w:val="0"/>
          <w:marTop w:val="86"/>
          <w:marBottom w:val="0"/>
          <w:divBdr>
            <w:top w:val="none" w:sz="0" w:space="0" w:color="auto"/>
            <w:left w:val="none" w:sz="0" w:space="0" w:color="auto"/>
            <w:bottom w:val="none" w:sz="0" w:space="0" w:color="auto"/>
            <w:right w:val="none" w:sz="0" w:space="0" w:color="auto"/>
          </w:divBdr>
        </w:div>
        <w:div w:id="1047098195">
          <w:marLeft w:val="547"/>
          <w:marRight w:val="0"/>
          <w:marTop w:val="86"/>
          <w:marBottom w:val="0"/>
          <w:divBdr>
            <w:top w:val="none" w:sz="0" w:space="0" w:color="auto"/>
            <w:left w:val="none" w:sz="0" w:space="0" w:color="auto"/>
            <w:bottom w:val="none" w:sz="0" w:space="0" w:color="auto"/>
            <w:right w:val="none" w:sz="0" w:space="0" w:color="auto"/>
          </w:divBdr>
        </w:div>
        <w:div w:id="1047098206">
          <w:marLeft w:val="547"/>
          <w:marRight w:val="0"/>
          <w:marTop w:val="86"/>
          <w:marBottom w:val="0"/>
          <w:divBdr>
            <w:top w:val="none" w:sz="0" w:space="0" w:color="auto"/>
            <w:left w:val="none" w:sz="0" w:space="0" w:color="auto"/>
            <w:bottom w:val="none" w:sz="0" w:space="0" w:color="auto"/>
            <w:right w:val="none" w:sz="0" w:space="0" w:color="auto"/>
          </w:divBdr>
        </w:div>
        <w:div w:id="1047098218">
          <w:marLeft w:val="547"/>
          <w:marRight w:val="0"/>
          <w:marTop w:val="86"/>
          <w:marBottom w:val="0"/>
          <w:divBdr>
            <w:top w:val="none" w:sz="0" w:space="0" w:color="auto"/>
            <w:left w:val="none" w:sz="0" w:space="0" w:color="auto"/>
            <w:bottom w:val="none" w:sz="0" w:space="0" w:color="auto"/>
            <w:right w:val="none" w:sz="0" w:space="0" w:color="auto"/>
          </w:divBdr>
        </w:div>
      </w:divsChild>
    </w:div>
    <w:div w:id="1047097975">
      <w:marLeft w:val="0"/>
      <w:marRight w:val="0"/>
      <w:marTop w:val="0"/>
      <w:marBottom w:val="0"/>
      <w:divBdr>
        <w:top w:val="none" w:sz="0" w:space="0" w:color="auto"/>
        <w:left w:val="none" w:sz="0" w:space="0" w:color="auto"/>
        <w:bottom w:val="none" w:sz="0" w:space="0" w:color="auto"/>
        <w:right w:val="none" w:sz="0" w:space="0" w:color="auto"/>
      </w:divBdr>
    </w:div>
    <w:div w:id="1047097976">
      <w:marLeft w:val="0"/>
      <w:marRight w:val="0"/>
      <w:marTop w:val="0"/>
      <w:marBottom w:val="0"/>
      <w:divBdr>
        <w:top w:val="none" w:sz="0" w:space="0" w:color="auto"/>
        <w:left w:val="none" w:sz="0" w:space="0" w:color="auto"/>
        <w:bottom w:val="none" w:sz="0" w:space="0" w:color="auto"/>
        <w:right w:val="none" w:sz="0" w:space="0" w:color="auto"/>
      </w:divBdr>
    </w:div>
    <w:div w:id="1047097978">
      <w:marLeft w:val="0"/>
      <w:marRight w:val="0"/>
      <w:marTop w:val="0"/>
      <w:marBottom w:val="0"/>
      <w:divBdr>
        <w:top w:val="none" w:sz="0" w:space="0" w:color="auto"/>
        <w:left w:val="none" w:sz="0" w:space="0" w:color="auto"/>
        <w:bottom w:val="none" w:sz="0" w:space="0" w:color="auto"/>
        <w:right w:val="none" w:sz="0" w:space="0" w:color="auto"/>
      </w:divBdr>
    </w:div>
    <w:div w:id="1047097981">
      <w:marLeft w:val="0"/>
      <w:marRight w:val="0"/>
      <w:marTop w:val="0"/>
      <w:marBottom w:val="0"/>
      <w:divBdr>
        <w:top w:val="none" w:sz="0" w:space="0" w:color="auto"/>
        <w:left w:val="none" w:sz="0" w:space="0" w:color="auto"/>
        <w:bottom w:val="none" w:sz="0" w:space="0" w:color="auto"/>
        <w:right w:val="none" w:sz="0" w:space="0" w:color="auto"/>
      </w:divBdr>
    </w:div>
    <w:div w:id="1047097983">
      <w:marLeft w:val="0"/>
      <w:marRight w:val="0"/>
      <w:marTop w:val="0"/>
      <w:marBottom w:val="0"/>
      <w:divBdr>
        <w:top w:val="none" w:sz="0" w:space="0" w:color="auto"/>
        <w:left w:val="none" w:sz="0" w:space="0" w:color="auto"/>
        <w:bottom w:val="none" w:sz="0" w:space="0" w:color="auto"/>
        <w:right w:val="none" w:sz="0" w:space="0" w:color="auto"/>
      </w:divBdr>
    </w:div>
    <w:div w:id="1047097985">
      <w:marLeft w:val="0"/>
      <w:marRight w:val="0"/>
      <w:marTop w:val="0"/>
      <w:marBottom w:val="0"/>
      <w:divBdr>
        <w:top w:val="none" w:sz="0" w:space="0" w:color="auto"/>
        <w:left w:val="none" w:sz="0" w:space="0" w:color="auto"/>
        <w:bottom w:val="none" w:sz="0" w:space="0" w:color="auto"/>
        <w:right w:val="none" w:sz="0" w:space="0" w:color="auto"/>
      </w:divBdr>
      <w:divsChild>
        <w:div w:id="1047098025">
          <w:marLeft w:val="0"/>
          <w:marRight w:val="0"/>
          <w:marTop w:val="86"/>
          <w:marBottom w:val="0"/>
          <w:divBdr>
            <w:top w:val="none" w:sz="0" w:space="0" w:color="auto"/>
            <w:left w:val="none" w:sz="0" w:space="0" w:color="auto"/>
            <w:bottom w:val="none" w:sz="0" w:space="0" w:color="auto"/>
            <w:right w:val="none" w:sz="0" w:space="0" w:color="auto"/>
          </w:divBdr>
        </w:div>
        <w:div w:id="1047098039">
          <w:marLeft w:val="0"/>
          <w:marRight w:val="0"/>
          <w:marTop w:val="86"/>
          <w:marBottom w:val="0"/>
          <w:divBdr>
            <w:top w:val="none" w:sz="0" w:space="0" w:color="auto"/>
            <w:left w:val="none" w:sz="0" w:space="0" w:color="auto"/>
            <w:bottom w:val="none" w:sz="0" w:space="0" w:color="auto"/>
            <w:right w:val="none" w:sz="0" w:space="0" w:color="auto"/>
          </w:divBdr>
        </w:div>
        <w:div w:id="1047098210">
          <w:marLeft w:val="0"/>
          <w:marRight w:val="0"/>
          <w:marTop w:val="86"/>
          <w:marBottom w:val="0"/>
          <w:divBdr>
            <w:top w:val="none" w:sz="0" w:space="0" w:color="auto"/>
            <w:left w:val="none" w:sz="0" w:space="0" w:color="auto"/>
            <w:bottom w:val="none" w:sz="0" w:space="0" w:color="auto"/>
            <w:right w:val="none" w:sz="0" w:space="0" w:color="auto"/>
          </w:divBdr>
        </w:div>
        <w:div w:id="1047098242">
          <w:marLeft w:val="0"/>
          <w:marRight w:val="0"/>
          <w:marTop w:val="86"/>
          <w:marBottom w:val="0"/>
          <w:divBdr>
            <w:top w:val="none" w:sz="0" w:space="0" w:color="auto"/>
            <w:left w:val="none" w:sz="0" w:space="0" w:color="auto"/>
            <w:bottom w:val="none" w:sz="0" w:space="0" w:color="auto"/>
            <w:right w:val="none" w:sz="0" w:space="0" w:color="auto"/>
          </w:divBdr>
        </w:div>
        <w:div w:id="1047098243">
          <w:marLeft w:val="0"/>
          <w:marRight w:val="0"/>
          <w:marTop w:val="86"/>
          <w:marBottom w:val="0"/>
          <w:divBdr>
            <w:top w:val="none" w:sz="0" w:space="0" w:color="auto"/>
            <w:left w:val="none" w:sz="0" w:space="0" w:color="auto"/>
            <w:bottom w:val="none" w:sz="0" w:space="0" w:color="auto"/>
            <w:right w:val="none" w:sz="0" w:space="0" w:color="auto"/>
          </w:divBdr>
        </w:div>
      </w:divsChild>
    </w:div>
    <w:div w:id="1047097986">
      <w:marLeft w:val="0"/>
      <w:marRight w:val="0"/>
      <w:marTop w:val="0"/>
      <w:marBottom w:val="0"/>
      <w:divBdr>
        <w:top w:val="none" w:sz="0" w:space="0" w:color="auto"/>
        <w:left w:val="none" w:sz="0" w:space="0" w:color="auto"/>
        <w:bottom w:val="none" w:sz="0" w:space="0" w:color="auto"/>
        <w:right w:val="none" w:sz="0" w:space="0" w:color="auto"/>
      </w:divBdr>
      <w:divsChild>
        <w:div w:id="1047097915">
          <w:marLeft w:val="0"/>
          <w:marRight w:val="0"/>
          <w:marTop w:val="86"/>
          <w:marBottom w:val="0"/>
          <w:divBdr>
            <w:top w:val="none" w:sz="0" w:space="0" w:color="auto"/>
            <w:left w:val="none" w:sz="0" w:space="0" w:color="auto"/>
            <w:bottom w:val="none" w:sz="0" w:space="0" w:color="auto"/>
            <w:right w:val="none" w:sz="0" w:space="0" w:color="auto"/>
          </w:divBdr>
        </w:div>
        <w:div w:id="1047097925">
          <w:marLeft w:val="0"/>
          <w:marRight w:val="0"/>
          <w:marTop w:val="86"/>
          <w:marBottom w:val="0"/>
          <w:divBdr>
            <w:top w:val="none" w:sz="0" w:space="0" w:color="auto"/>
            <w:left w:val="none" w:sz="0" w:space="0" w:color="auto"/>
            <w:bottom w:val="none" w:sz="0" w:space="0" w:color="auto"/>
            <w:right w:val="none" w:sz="0" w:space="0" w:color="auto"/>
          </w:divBdr>
        </w:div>
        <w:div w:id="1047097942">
          <w:marLeft w:val="0"/>
          <w:marRight w:val="0"/>
          <w:marTop w:val="86"/>
          <w:marBottom w:val="0"/>
          <w:divBdr>
            <w:top w:val="none" w:sz="0" w:space="0" w:color="auto"/>
            <w:left w:val="none" w:sz="0" w:space="0" w:color="auto"/>
            <w:bottom w:val="none" w:sz="0" w:space="0" w:color="auto"/>
            <w:right w:val="none" w:sz="0" w:space="0" w:color="auto"/>
          </w:divBdr>
        </w:div>
        <w:div w:id="1047097980">
          <w:marLeft w:val="0"/>
          <w:marRight w:val="0"/>
          <w:marTop w:val="86"/>
          <w:marBottom w:val="0"/>
          <w:divBdr>
            <w:top w:val="none" w:sz="0" w:space="0" w:color="auto"/>
            <w:left w:val="none" w:sz="0" w:space="0" w:color="auto"/>
            <w:bottom w:val="none" w:sz="0" w:space="0" w:color="auto"/>
            <w:right w:val="none" w:sz="0" w:space="0" w:color="auto"/>
          </w:divBdr>
        </w:div>
        <w:div w:id="1047098177">
          <w:marLeft w:val="0"/>
          <w:marRight w:val="0"/>
          <w:marTop w:val="86"/>
          <w:marBottom w:val="0"/>
          <w:divBdr>
            <w:top w:val="none" w:sz="0" w:space="0" w:color="auto"/>
            <w:left w:val="none" w:sz="0" w:space="0" w:color="auto"/>
            <w:bottom w:val="none" w:sz="0" w:space="0" w:color="auto"/>
            <w:right w:val="none" w:sz="0" w:space="0" w:color="auto"/>
          </w:divBdr>
        </w:div>
        <w:div w:id="1047098233">
          <w:marLeft w:val="0"/>
          <w:marRight w:val="0"/>
          <w:marTop w:val="86"/>
          <w:marBottom w:val="0"/>
          <w:divBdr>
            <w:top w:val="none" w:sz="0" w:space="0" w:color="auto"/>
            <w:left w:val="none" w:sz="0" w:space="0" w:color="auto"/>
            <w:bottom w:val="none" w:sz="0" w:space="0" w:color="auto"/>
            <w:right w:val="none" w:sz="0" w:space="0" w:color="auto"/>
          </w:divBdr>
        </w:div>
      </w:divsChild>
    </w:div>
    <w:div w:id="1047097987">
      <w:marLeft w:val="0"/>
      <w:marRight w:val="0"/>
      <w:marTop w:val="0"/>
      <w:marBottom w:val="0"/>
      <w:divBdr>
        <w:top w:val="none" w:sz="0" w:space="0" w:color="auto"/>
        <w:left w:val="none" w:sz="0" w:space="0" w:color="auto"/>
        <w:bottom w:val="none" w:sz="0" w:space="0" w:color="auto"/>
        <w:right w:val="none" w:sz="0" w:space="0" w:color="auto"/>
      </w:divBdr>
      <w:divsChild>
        <w:div w:id="1047098158">
          <w:marLeft w:val="0"/>
          <w:marRight w:val="0"/>
          <w:marTop w:val="86"/>
          <w:marBottom w:val="0"/>
          <w:divBdr>
            <w:top w:val="none" w:sz="0" w:space="0" w:color="auto"/>
            <w:left w:val="none" w:sz="0" w:space="0" w:color="auto"/>
            <w:bottom w:val="none" w:sz="0" w:space="0" w:color="auto"/>
            <w:right w:val="none" w:sz="0" w:space="0" w:color="auto"/>
          </w:divBdr>
        </w:div>
        <w:div w:id="1047098200">
          <w:marLeft w:val="0"/>
          <w:marRight w:val="0"/>
          <w:marTop w:val="86"/>
          <w:marBottom w:val="0"/>
          <w:divBdr>
            <w:top w:val="none" w:sz="0" w:space="0" w:color="auto"/>
            <w:left w:val="none" w:sz="0" w:space="0" w:color="auto"/>
            <w:bottom w:val="none" w:sz="0" w:space="0" w:color="auto"/>
            <w:right w:val="none" w:sz="0" w:space="0" w:color="auto"/>
          </w:divBdr>
        </w:div>
        <w:div w:id="1047098275">
          <w:marLeft w:val="0"/>
          <w:marRight w:val="0"/>
          <w:marTop w:val="86"/>
          <w:marBottom w:val="0"/>
          <w:divBdr>
            <w:top w:val="none" w:sz="0" w:space="0" w:color="auto"/>
            <w:left w:val="none" w:sz="0" w:space="0" w:color="auto"/>
            <w:bottom w:val="none" w:sz="0" w:space="0" w:color="auto"/>
            <w:right w:val="none" w:sz="0" w:space="0" w:color="auto"/>
          </w:divBdr>
        </w:div>
      </w:divsChild>
    </w:div>
    <w:div w:id="1047097991">
      <w:marLeft w:val="0"/>
      <w:marRight w:val="0"/>
      <w:marTop w:val="0"/>
      <w:marBottom w:val="0"/>
      <w:divBdr>
        <w:top w:val="none" w:sz="0" w:space="0" w:color="auto"/>
        <w:left w:val="none" w:sz="0" w:space="0" w:color="auto"/>
        <w:bottom w:val="none" w:sz="0" w:space="0" w:color="auto"/>
        <w:right w:val="none" w:sz="0" w:space="0" w:color="auto"/>
      </w:divBdr>
    </w:div>
    <w:div w:id="1047097992">
      <w:marLeft w:val="0"/>
      <w:marRight w:val="0"/>
      <w:marTop w:val="0"/>
      <w:marBottom w:val="0"/>
      <w:divBdr>
        <w:top w:val="none" w:sz="0" w:space="0" w:color="auto"/>
        <w:left w:val="none" w:sz="0" w:space="0" w:color="auto"/>
        <w:bottom w:val="none" w:sz="0" w:space="0" w:color="auto"/>
        <w:right w:val="none" w:sz="0" w:space="0" w:color="auto"/>
      </w:divBdr>
    </w:div>
    <w:div w:id="1047097994">
      <w:marLeft w:val="0"/>
      <w:marRight w:val="0"/>
      <w:marTop w:val="0"/>
      <w:marBottom w:val="0"/>
      <w:divBdr>
        <w:top w:val="none" w:sz="0" w:space="0" w:color="auto"/>
        <w:left w:val="none" w:sz="0" w:space="0" w:color="auto"/>
        <w:bottom w:val="none" w:sz="0" w:space="0" w:color="auto"/>
        <w:right w:val="none" w:sz="0" w:space="0" w:color="auto"/>
      </w:divBdr>
    </w:div>
    <w:div w:id="1047097995">
      <w:marLeft w:val="0"/>
      <w:marRight w:val="0"/>
      <w:marTop w:val="0"/>
      <w:marBottom w:val="0"/>
      <w:divBdr>
        <w:top w:val="none" w:sz="0" w:space="0" w:color="auto"/>
        <w:left w:val="none" w:sz="0" w:space="0" w:color="auto"/>
        <w:bottom w:val="none" w:sz="0" w:space="0" w:color="auto"/>
        <w:right w:val="none" w:sz="0" w:space="0" w:color="auto"/>
      </w:divBdr>
    </w:div>
    <w:div w:id="1047097996">
      <w:marLeft w:val="0"/>
      <w:marRight w:val="0"/>
      <w:marTop w:val="0"/>
      <w:marBottom w:val="0"/>
      <w:divBdr>
        <w:top w:val="none" w:sz="0" w:space="0" w:color="auto"/>
        <w:left w:val="none" w:sz="0" w:space="0" w:color="auto"/>
        <w:bottom w:val="none" w:sz="0" w:space="0" w:color="auto"/>
        <w:right w:val="none" w:sz="0" w:space="0" w:color="auto"/>
      </w:divBdr>
    </w:div>
    <w:div w:id="1047097998">
      <w:marLeft w:val="0"/>
      <w:marRight w:val="0"/>
      <w:marTop w:val="0"/>
      <w:marBottom w:val="0"/>
      <w:divBdr>
        <w:top w:val="none" w:sz="0" w:space="0" w:color="auto"/>
        <w:left w:val="none" w:sz="0" w:space="0" w:color="auto"/>
        <w:bottom w:val="none" w:sz="0" w:space="0" w:color="auto"/>
        <w:right w:val="none" w:sz="0" w:space="0" w:color="auto"/>
      </w:divBdr>
    </w:div>
    <w:div w:id="1047098001">
      <w:marLeft w:val="0"/>
      <w:marRight w:val="0"/>
      <w:marTop w:val="0"/>
      <w:marBottom w:val="0"/>
      <w:divBdr>
        <w:top w:val="none" w:sz="0" w:space="0" w:color="auto"/>
        <w:left w:val="none" w:sz="0" w:space="0" w:color="auto"/>
        <w:bottom w:val="none" w:sz="0" w:space="0" w:color="auto"/>
        <w:right w:val="none" w:sz="0" w:space="0" w:color="auto"/>
      </w:divBdr>
    </w:div>
    <w:div w:id="1047098003">
      <w:marLeft w:val="0"/>
      <w:marRight w:val="0"/>
      <w:marTop w:val="0"/>
      <w:marBottom w:val="0"/>
      <w:divBdr>
        <w:top w:val="none" w:sz="0" w:space="0" w:color="auto"/>
        <w:left w:val="none" w:sz="0" w:space="0" w:color="auto"/>
        <w:bottom w:val="none" w:sz="0" w:space="0" w:color="auto"/>
        <w:right w:val="none" w:sz="0" w:space="0" w:color="auto"/>
      </w:divBdr>
      <w:divsChild>
        <w:div w:id="1047097921">
          <w:marLeft w:val="0"/>
          <w:marRight w:val="0"/>
          <w:marTop w:val="86"/>
          <w:marBottom w:val="0"/>
          <w:divBdr>
            <w:top w:val="none" w:sz="0" w:space="0" w:color="auto"/>
            <w:left w:val="none" w:sz="0" w:space="0" w:color="auto"/>
            <w:bottom w:val="none" w:sz="0" w:space="0" w:color="auto"/>
            <w:right w:val="none" w:sz="0" w:space="0" w:color="auto"/>
          </w:divBdr>
        </w:div>
        <w:div w:id="1047097960">
          <w:marLeft w:val="0"/>
          <w:marRight w:val="0"/>
          <w:marTop w:val="86"/>
          <w:marBottom w:val="0"/>
          <w:divBdr>
            <w:top w:val="none" w:sz="0" w:space="0" w:color="auto"/>
            <w:left w:val="none" w:sz="0" w:space="0" w:color="auto"/>
            <w:bottom w:val="none" w:sz="0" w:space="0" w:color="auto"/>
            <w:right w:val="none" w:sz="0" w:space="0" w:color="auto"/>
          </w:divBdr>
        </w:div>
        <w:div w:id="1047098008">
          <w:marLeft w:val="0"/>
          <w:marRight w:val="0"/>
          <w:marTop w:val="86"/>
          <w:marBottom w:val="0"/>
          <w:divBdr>
            <w:top w:val="none" w:sz="0" w:space="0" w:color="auto"/>
            <w:left w:val="none" w:sz="0" w:space="0" w:color="auto"/>
            <w:bottom w:val="none" w:sz="0" w:space="0" w:color="auto"/>
            <w:right w:val="none" w:sz="0" w:space="0" w:color="auto"/>
          </w:divBdr>
        </w:div>
        <w:div w:id="1047098132">
          <w:marLeft w:val="0"/>
          <w:marRight w:val="0"/>
          <w:marTop w:val="86"/>
          <w:marBottom w:val="0"/>
          <w:divBdr>
            <w:top w:val="none" w:sz="0" w:space="0" w:color="auto"/>
            <w:left w:val="none" w:sz="0" w:space="0" w:color="auto"/>
            <w:bottom w:val="none" w:sz="0" w:space="0" w:color="auto"/>
            <w:right w:val="none" w:sz="0" w:space="0" w:color="auto"/>
          </w:divBdr>
        </w:div>
        <w:div w:id="1047098170">
          <w:marLeft w:val="0"/>
          <w:marRight w:val="0"/>
          <w:marTop w:val="86"/>
          <w:marBottom w:val="0"/>
          <w:divBdr>
            <w:top w:val="none" w:sz="0" w:space="0" w:color="auto"/>
            <w:left w:val="none" w:sz="0" w:space="0" w:color="auto"/>
            <w:bottom w:val="none" w:sz="0" w:space="0" w:color="auto"/>
            <w:right w:val="none" w:sz="0" w:space="0" w:color="auto"/>
          </w:divBdr>
        </w:div>
        <w:div w:id="1047098217">
          <w:marLeft w:val="0"/>
          <w:marRight w:val="0"/>
          <w:marTop w:val="86"/>
          <w:marBottom w:val="0"/>
          <w:divBdr>
            <w:top w:val="none" w:sz="0" w:space="0" w:color="auto"/>
            <w:left w:val="none" w:sz="0" w:space="0" w:color="auto"/>
            <w:bottom w:val="none" w:sz="0" w:space="0" w:color="auto"/>
            <w:right w:val="none" w:sz="0" w:space="0" w:color="auto"/>
          </w:divBdr>
        </w:div>
        <w:div w:id="1047098220">
          <w:marLeft w:val="0"/>
          <w:marRight w:val="0"/>
          <w:marTop w:val="86"/>
          <w:marBottom w:val="0"/>
          <w:divBdr>
            <w:top w:val="none" w:sz="0" w:space="0" w:color="auto"/>
            <w:left w:val="none" w:sz="0" w:space="0" w:color="auto"/>
            <w:bottom w:val="none" w:sz="0" w:space="0" w:color="auto"/>
            <w:right w:val="none" w:sz="0" w:space="0" w:color="auto"/>
          </w:divBdr>
        </w:div>
      </w:divsChild>
    </w:div>
    <w:div w:id="1047098004">
      <w:marLeft w:val="0"/>
      <w:marRight w:val="0"/>
      <w:marTop w:val="0"/>
      <w:marBottom w:val="0"/>
      <w:divBdr>
        <w:top w:val="none" w:sz="0" w:space="0" w:color="auto"/>
        <w:left w:val="none" w:sz="0" w:space="0" w:color="auto"/>
        <w:bottom w:val="none" w:sz="0" w:space="0" w:color="auto"/>
        <w:right w:val="none" w:sz="0" w:space="0" w:color="auto"/>
      </w:divBdr>
    </w:div>
    <w:div w:id="1047098006">
      <w:marLeft w:val="0"/>
      <w:marRight w:val="0"/>
      <w:marTop w:val="0"/>
      <w:marBottom w:val="0"/>
      <w:divBdr>
        <w:top w:val="none" w:sz="0" w:space="0" w:color="auto"/>
        <w:left w:val="none" w:sz="0" w:space="0" w:color="auto"/>
        <w:bottom w:val="none" w:sz="0" w:space="0" w:color="auto"/>
        <w:right w:val="none" w:sz="0" w:space="0" w:color="auto"/>
      </w:divBdr>
    </w:div>
    <w:div w:id="1047098009">
      <w:marLeft w:val="0"/>
      <w:marRight w:val="0"/>
      <w:marTop w:val="0"/>
      <w:marBottom w:val="0"/>
      <w:divBdr>
        <w:top w:val="none" w:sz="0" w:space="0" w:color="auto"/>
        <w:left w:val="none" w:sz="0" w:space="0" w:color="auto"/>
        <w:bottom w:val="none" w:sz="0" w:space="0" w:color="auto"/>
        <w:right w:val="none" w:sz="0" w:space="0" w:color="auto"/>
      </w:divBdr>
    </w:div>
    <w:div w:id="1047098011">
      <w:marLeft w:val="0"/>
      <w:marRight w:val="0"/>
      <w:marTop w:val="0"/>
      <w:marBottom w:val="0"/>
      <w:divBdr>
        <w:top w:val="none" w:sz="0" w:space="0" w:color="auto"/>
        <w:left w:val="none" w:sz="0" w:space="0" w:color="auto"/>
        <w:bottom w:val="none" w:sz="0" w:space="0" w:color="auto"/>
        <w:right w:val="none" w:sz="0" w:space="0" w:color="auto"/>
      </w:divBdr>
    </w:div>
    <w:div w:id="1047098013">
      <w:marLeft w:val="0"/>
      <w:marRight w:val="0"/>
      <w:marTop w:val="0"/>
      <w:marBottom w:val="0"/>
      <w:divBdr>
        <w:top w:val="none" w:sz="0" w:space="0" w:color="auto"/>
        <w:left w:val="none" w:sz="0" w:space="0" w:color="auto"/>
        <w:bottom w:val="none" w:sz="0" w:space="0" w:color="auto"/>
        <w:right w:val="none" w:sz="0" w:space="0" w:color="auto"/>
      </w:divBdr>
    </w:div>
    <w:div w:id="1047098014">
      <w:marLeft w:val="0"/>
      <w:marRight w:val="0"/>
      <w:marTop w:val="0"/>
      <w:marBottom w:val="0"/>
      <w:divBdr>
        <w:top w:val="none" w:sz="0" w:space="0" w:color="auto"/>
        <w:left w:val="none" w:sz="0" w:space="0" w:color="auto"/>
        <w:bottom w:val="none" w:sz="0" w:space="0" w:color="auto"/>
        <w:right w:val="none" w:sz="0" w:space="0" w:color="auto"/>
      </w:divBdr>
    </w:div>
    <w:div w:id="1047098016">
      <w:marLeft w:val="0"/>
      <w:marRight w:val="0"/>
      <w:marTop w:val="0"/>
      <w:marBottom w:val="0"/>
      <w:divBdr>
        <w:top w:val="none" w:sz="0" w:space="0" w:color="auto"/>
        <w:left w:val="none" w:sz="0" w:space="0" w:color="auto"/>
        <w:bottom w:val="none" w:sz="0" w:space="0" w:color="auto"/>
        <w:right w:val="none" w:sz="0" w:space="0" w:color="auto"/>
      </w:divBdr>
      <w:divsChild>
        <w:div w:id="1047097971">
          <w:marLeft w:val="0"/>
          <w:marRight w:val="0"/>
          <w:marTop w:val="86"/>
          <w:marBottom w:val="0"/>
          <w:divBdr>
            <w:top w:val="none" w:sz="0" w:space="0" w:color="auto"/>
            <w:left w:val="none" w:sz="0" w:space="0" w:color="auto"/>
            <w:bottom w:val="none" w:sz="0" w:space="0" w:color="auto"/>
            <w:right w:val="none" w:sz="0" w:space="0" w:color="auto"/>
          </w:divBdr>
        </w:div>
        <w:div w:id="1047098178">
          <w:marLeft w:val="0"/>
          <w:marRight w:val="0"/>
          <w:marTop w:val="86"/>
          <w:marBottom w:val="0"/>
          <w:divBdr>
            <w:top w:val="none" w:sz="0" w:space="0" w:color="auto"/>
            <w:left w:val="none" w:sz="0" w:space="0" w:color="auto"/>
            <w:bottom w:val="none" w:sz="0" w:space="0" w:color="auto"/>
            <w:right w:val="none" w:sz="0" w:space="0" w:color="auto"/>
          </w:divBdr>
        </w:div>
        <w:div w:id="1047098215">
          <w:marLeft w:val="0"/>
          <w:marRight w:val="0"/>
          <w:marTop w:val="86"/>
          <w:marBottom w:val="0"/>
          <w:divBdr>
            <w:top w:val="none" w:sz="0" w:space="0" w:color="auto"/>
            <w:left w:val="none" w:sz="0" w:space="0" w:color="auto"/>
            <w:bottom w:val="none" w:sz="0" w:space="0" w:color="auto"/>
            <w:right w:val="none" w:sz="0" w:space="0" w:color="auto"/>
          </w:divBdr>
        </w:div>
      </w:divsChild>
    </w:div>
    <w:div w:id="1047098018">
      <w:marLeft w:val="0"/>
      <w:marRight w:val="0"/>
      <w:marTop w:val="0"/>
      <w:marBottom w:val="0"/>
      <w:divBdr>
        <w:top w:val="none" w:sz="0" w:space="0" w:color="auto"/>
        <w:left w:val="none" w:sz="0" w:space="0" w:color="auto"/>
        <w:bottom w:val="none" w:sz="0" w:space="0" w:color="auto"/>
        <w:right w:val="none" w:sz="0" w:space="0" w:color="auto"/>
      </w:divBdr>
    </w:div>
    <w:div w:id="1047098019">
      <w:marLeft w:val="0"/>
      <w:marRight w:val="0"/>
      <w:marTop w:val="0"/>
      <w:marBottom w:val="0"/>
      <w:divBdr>
        <w:top w:val="none" w:sz="0" w:space="0" w:color="auto"/>
        <w:left w:val="none" w:sz="0" w:space="0" w:color="auto"/>
        <w:bottom w:val="none" w:sz="0" w:space="0" w:color="auto"/>
        <w:right w:val="none" w:sz="0" w:space="0" w:color="auto"/>
      </w:divBdr>
    </w:div>
    <w:div w:id="1047098021">
      <w:marLeft w:val="0"/>
      <w:marRight w:val="0"/>
      <w:marTop w:val="0"/>
      <w:marBottom w:val="0"/>
      <w:divBdr>
        <w:top w:val="none" w:sz="0" w:space="0" w:color="auto"/>
        <w:left w:val="none" w:sz="0" w:space="0" w:color="auto"/>
        <w:bottom w:val="none" w:sz="0" w:space="0" w:color="auto"/>
        <w:right w:val="none" w:sz="0" w:space="0" w:color="auto"/>
      </w:divBdr>
    </w:div>
    <w:div w:id="1047098024">
      <w:marLeft w:val="0"/>
      <w:marRight w:val="0"/>
      <w:marTop w:val="0"/>
      <w:marBottom w:val="0"/>
      <w:divBdr>
        <w:top w:val="none" w:sz="0" w:space="0" w:color="auto"/>
        <w:left w:val="none" w:sz="0" w:space="0" w:color="auto"/>
        <w:bottom w:val="none" w:sz="0" w:space="0" w:color="auto"/>
        <w:right w:val="none" w:sz="0" w:space="0" w:color="auto"/>
      </w:divBdr>
    </w:div>
    <w:div w:id="1047098026">
      <w:marLeft w:val="0"/>
      <w:marRight w:val="0"/>
      <w:marTop w:val="0"/>
      <w:marBottom w:val="0"/>
      <w:divBdr>
        <w:top w:val="none" w:sz="0" w:space="0" w:color="auto"/>
        <w:left w:val="none" w:sz="0" w:space="0" w:color="auto"/>
        <w:bottom w:val="none" w:sz="0" w:space="0" w:color="auto"/>
        <w:right w:val="none" w:sz="0" w:space="0" w:color="auto"/>
      </w:divBdr>
    </w:div>
    <w:div w:id="1047098028">
      <w:marLeft w:val="0"/>
      <w:marRight w:val="0"/>
      <w:marTop w:val="0"/>
      <w:marBottom w:val="0"/>
      <w:divBdr>
        <w:top w:val="none" w:sz="0" w:space="0" w:color="auto"/>
        <w:left w:val="none" w:sz="0" w:space="0" w:color="auto"/>
        <w:bottom w:val="none" w:sz="0" w:space="0" w:color="auto"/>
        <w:right w:val="none" w:sz="0" w:space="0" w:color="auto"/>
      </w:divBdr>
      <w:divsChild>
        <w:div w:id="1047097949">
          <w:marLeft w:val="0"/>
          <w:marRight w:val="0"/>
          <w:marTop w:val="86"/>
          <w:marBottom w:val="0"/>
          <w:divBdr>
            <w:top w:val="none" w:sz="0" w:space="0" w:color="auto"/>
            <w:left w:val="none" w:sz="0" w:space="0" w:color="auto"/>
            <w:bottom w:val="none" w:sz="0" w:space="0" w:color="auto"/>
            <w:right w:val="none" w:sz="0" w:space="0" w:color="auto"/>
          </w:divBdr>
        </w:div>
        <w:div w:id="1047097997">
          <w:marLeft w:val="0"/>
          <w:marRight w:val="0"/>
          <w:marTop w:val="86"/>
          <w:marBottom w:val="0"/>
          <w:divBdr>
            <w:top w:val="none" w:sz="0" w:space="0" w:color="auto"/>
            <w:left w:val="none" w:sz="0" w:space="0" w:color="auto"/>
            <w:bottom w:val="none" w:sz="0" w:space="0" w:color="auto"/>
            <w:right w:val="none" w:sz="0" w:space="0" w:color="auto"/>
          </w:divBdr>
        </w:div>
        <w:div w:id="1047098030">
          <w:marLeft w:val="0"/>
          <w:marRight w:val="0"/>
          <w:marTop w:val="86"/>
          <w:marBottom w:val="0"/>
          <w:divBdr>
            <w:top w:val="none" w:sz="0" w:space="0" w:color="auto"/>
            <w:left w:val="none" w:sz="0" w:space="0" w:color="auto"/>
            <w:bottom w:val="none" w:sz="0" w:space="0" w:color="auto"/>
            <w:right w:val="none" w:sz="0" w:space="0" w:color="auto"/>
          </w:divBdr>
        </w:div>
        <w:div w:id="1047098089">
          <w:marLeft w:val="0"/>
          <w:marRight w:val="0"/>
          <w:marTop w:val="86"/>
          <w:marBottom w:val="0"/>
          <w:divBdr>
            <w:top w:val="none" w:sz="0" w:space="0" w:color="auto"/>
            <w:left w:val="none" w:sz="0" w:space="0" w:color="auto"/>
            <w:bottom w:val="none" w:sz="0" w:space="0" w:color="auto"/>
            <w:right w:val="none" w:sz="0" w:space="0" w:color="auto"/>
          </w:divBdr>
        </w:div>
        <w:div w:id="1047098224">
          <w:marLeft w:val="0"/>
          <w:marRight w:val="0"/>
          <w:marTop w:val="86"/>
          <w:marBottom w:val="0"/>
          <w:divBdr>
            <w:top w:val="none" w:sz="0" w:space="0" w:color="auto"/>
            <w:left w:val="none" w:sz="0" w:space="0" w:color="auto"/>
            <w:bottom w:val="none" w:sz="0" w:space="0" w:color="auto"/>
            <w:right w:val="none" w:sz="0" w:space="0" w:color="auto"/>
          </w:divBdr>
        </w:div>
        <w:div w:id="1047098229">
          <w:marLeft w:val="0"/>
          <w:marRight w:val="0"/>
          <w:marTop w:val="86"/>
          <w:marBottom w:val="0"/>
          <w:divBdr>
            <w:top w:val="none" w:sz="0" w:space="0" w:color="auto"/>
            <w:left w:val="none" w:sz="0" w:space="0" w:color="auto"/>
            <w:bottom w:val="none" w:sz="0" w:space="0" w:color="auto"/>
            <w:right w:val="none" w:sz="0" w:space="0" w:color="auto"/>
          </w:divBdr>
        </w:div>
        <w:div w:id="1047098246">
          <w:marLeft w:val="0"/>
          <w:marRight w:val="0"/>
          <w:marTop w:val="86"/>
          <w:marBottom w:val="0"/>
          <w:divBdr>
            <w:top w:val="none" w:sz="0" w:space="0" w:color="auto"/>
            <w:left w:val="none" w:sz="0" w:space="0" w:color="auto"/>
            <w:bottom w:val="none" w:sz="0" w:space="0" w:color="auto"/>
            <w:right w:val="none" w:sz="0" w:space="0" w:color="auto"/>
          </w:divBdr>
        </w:div>
      </w:divsChild>
    </w:div>
    <w:div w:id="1047098031">
      <w:marLeft w:val="0"/>
      <w:marRight w:val="0"/>
      <w:marTop w:val="0"/>
      <w:marBottom w:val="0"/>
      <w:divBdr>
        <w:top w:val="none" w:sz="0" w:space="0" w:color="auto"/>
        <w:left w:val="none" w:sz="0" w:space="0" w:color="auto"/>
        <w:bottom w:val="none" w:sz="0" w:space="0" w:color="auto"/>
        <w:right w:val="none" w:sz="0" w:space="0" w:color="auto"/>
      </w:divBdr>
      <w:divsChild>
        <w:div w:id="1047097920">
          <w:marLeft w:val="0"/>
          <w:marRight w:val="0"/>
          <w:marTop w:val="86"/>
          <w:marBottom w:val="0"/>
          <w:divBdr>
            <w:top w:val="none" w:sz="0" w:space="0" w:color="auto"/>
            <w:left w:val="none" w:sz="0" w:space="0" w:color="auto"/>
            <w:bottom w:val="none" w:sz="0" w:space="0" w:color="auto"/>
            <w:right w:val="none" w:sz="0" w:space="0" w:color="auto"/>
          </w:divBdr>
        </w:div>
        <w:div w:id="1047097935">
          <w:marLeft w:val="0"/>
          <w:marRight w:val="0"/>
          <w:marTop w:val="86"/>
          <w:marBottom w:val="0"/>
          <w:divBdr>
            <w:top w:val="none" w:sz="0" w:space="0" w:color="auto"/>
            <w:left w:val="none" w:sz="0" w:space="0" w:color="auto"/>
            <w:bottom w:val="none" w:sz="0" w:space="0" w:color="auto"/>
            <w:right w:val="none" w:sz="0" w:space="0" w:color="auto"/>
          </w:divBdr>
        </w:div>
        <w:div w:id="1047098042">
          <w:marLeft w:val="0"/>
          <w:marRight w:val="0"/>
          <w:marTop w:val="86"/>
          <w:marBottom w:val="0"/>
          <w:divBdr>
            <w:top w:val="none" w:sz="0" w:space="0" w:color="auto"/>
            <w:left w:val="none" w:sz="0" w:space="0" w:color="auto"/>
            <w:bottom w:val="none" w:sz="0" w:space="0" w:color="auto"/>
            <w:right w:val="none" w:sz="0" w:space="0" w:color="auto"/>
          </w:divBdr>
        </w:div>
        <w:div w:id="1047098187">
          <w:marLeft w:val="0"/>
          <w:marRight w:val="0"/>
          <w:marTop w:val="86"/>
          <w:marBottom w:val="0"/>
          <w:divBdr>
            <w:top w:val="none" w:sz="0" w:space="0" w:color="auto"/>
            <w:left w:val="none" w:sz="0" w:space="0" w:color="auto"/>
            <w:bottom w:val="none" w:sz="0" w:space="0" w:color="auto"/>
            <w:right w:val="none" w:sz="0" w:space="0" w:color="auto"/>
          </w:divBdr>
        </w:div>
      </w:divsChild>
    </w:div>
    <w:div w:id="1047098032">
      <w:marLeft w:val="0"/>
      <w:marRight w:val="0"/>
      <w:marTop w:val="0"/>
      <w:marBottom w:val="0"/>
      <w:divBdr>
        <w:top w:val="none" w:sz="0" w:space="0" w:color="auto"/>
        <w:left w:val="none" w:sz="0" w:space="0" w:color="auto"/>
        <w:bottom w:val="none" w:sz="0" w:space="0" w:color="auto"/>
        <w:right w:val="none" w:sz="0" w:space="0" w:color="auto"/>
      </w:divBdr>
    </w:div>
    <w:div w:id="1047098033">
      <w:marLeft w:val="0"/>
      <w:marRight w:val="0"/>
      <w:marTop w:val="0"/>
      <w:marBottom w:val="0"/>
      <w:divBdr>
        <w:top w:val="none" w:sz="0" w:space="0" w:color="auto"/>
        <w:left w:val="none" w:sz="0" w:space="0" w:color="auto"/>
        <w:bottom w:val="none" w:sz="0" w:space="0" w:color="auto"/>
        <w:right w:val="none" w:sz="0" w:space="0" w:color="auto"/>
      </w:divBdr>
    </w:div>
    <w:div w:id="1047098034">
      <w:marLeft w:val="0"/>
      <w:marRight w:val="0"/>
      <w:marTop w:val="0"/>
      <w:marBottom w:val="0"/>
      <w:divBdr>
        <w:top w:val="none" w:sz="0" w:space="0" w:color="auto"/>
        <w:left w:val="none" w:sz="0" w:space="0" w:color="auto"/>
        <w:bottom w:val="none" w:sz="0" w:space="0" w:color="auto"/>
        <w:right w:val="none" w:sz="0" w:space="0" w:color="auto"/>
      </w:divBdr>
    </w:div>
    <w:div w:id="1047098035">
      <w:marLeft w:val="0"/>
      <w:marRight w:val="0"/>
      <w:marTop w:val="0"/>
      <w:marBottom w:val="0"/>
      <w:divBdr>
        <w:top w:val="none" w:sz="0" w:space="0" w:color="auto"/>
        <w:left w:val="none" w:sz="0" w:space="0" w:color="auto"/>
        <w:bottom w:val="none" w:sz="0" w:space="0" w:color="auto"/>
        <w:right w:val="none" w:sz="0" w:space="0" w:color="auto"/>
      </w:divBdr>
    </w:div>
    <w:div w:id="1047098036">
      <w:marLeft w:val="0"/>
      <w:marRight w:val="0"/>
      <w:marTop w:val="0"/>
      <w:marBottom w:val="0"/>
      <w:divBdr>
        <w:top w:val="none" w:sz="0" w:space="0" w:color="auto"/>
        <w:left w:val="none" w:sz="0" w:space="0" w:color="auto"/>
        <w:bottom w:val="none" w:sz="0" w:space="0" w:color="auto"/>
        <w:right w:val="none" w:sz="0" w:space="0" w:color="auto"/>
      </w:divBdr>
    </w:div>
    <w:div w:id="1047098037">
      <w:marLeft w:val="0"/>
      <w:marRight w:val="0"/>
      <w:marTop w:val="0"/>
      <w:marBottom w:val="0"/>
      <w:divBdr>
        <w:top w:val="none" w:sz="0" w:space="0" w:color="auto"/>
        <w:left w:val="none" w:sz="0" w:space="0" w:color="auto"/>
        <w:bottom w:val="none" w:sz="0" w:space="0" w:color="auto"/>
        <w:right w:val="none" w:sz="0" w:space="0" w:color="auto"/>
      </w:divBdr>
    </w:div>
    <w:div w:id="1047098041">
      <w:marLeft w:val="0"/>
      <w:marRight w:val="0"/>
      <w:marTop w:val="0"/>
      <w:marBottom w:val="0"/>
      <w:divBdr>
        <w:top w:val="none" w:sz="0" w:space="0" w:color="auto"/>
        <w:left w:val="none" w:sz="0" w:space="0" w:color="auto"/>
        <w:bottom w:val="none" w:sz="0" w:space="0" w:color="auto"/>
        <w:right w:val="none" w:sz="0" w:space="0" w:color="auto"/>
      </w:divBdr>
    </w:div>
    <w:div w:id="1047098044">
      <w:marLeft w:val="0"/>
      <w:marRight w:val="0"/>
      <w:marTop w:val="0"/>
      <w:marBottom w:val="0"/>
      <w:divBdr>
        <w:top w:val="none" w:sz="0" w:space="0" w:color="auto"/>
        <w:left w:val="none" w:sz="0" w:space="0" w:color="auto"/>
        <w:bottom w:val="none" w:sz="0" w:space="0" w:color="auto"/>
        <w:right w:val="none" w:sz="0" w:space="0" w:color="auto"/>
      </w:divBdr>
    </w:div>
    <w:div w:id="1047098046">
      <w:marLeft w:val="0"/>
      <w:marRight w:val="0"/>
      <w:marTop w:val="0"/>
      <w:marBottom w:val="0"/>
      <w:divBdr>
        <w:top w:val="none" w:sz="0" w:space="0" w:color="auto"/>
        <w:left w:val="none" w:sz="0" w:space="0" w:color="auto"/>
        <w:bottom w:val="none" w:sz="0" w:space="0" w:color="auto"/>
        <w:right w:val="none" w:sz="0" w:space="0" w:color="auto"/>
      </w:divBdr>
    </w:div>
    <w:div w:id="1047098049">
      <w:marLeft w:val="0"/>
      <w:marRight w:val="0"/>
      <w:marTop w:val="0"/>
      <w:marBottom w:val="0"/>
      <w:divBdr>
        <w:top w:val="none" w:sz="0" w:space="0" w:color="auto"/>
        <w:left w:val="none" w:sz="0" w:space="0" w:color="auto"/>
        <w:bottom w:val="none" w:sz="0" w:space="0" w:color="auto"/>
        <w:right w:val="none" w:sz="0" w:space="0" w:color="auto"/>
      </w:divBdr>
    </w:div>
    <w:div w:id="1047098051">
      <w:marLeft w:val="0"/>
      <w:marRight w:val="0"/>
      <w:marTop w:val="0"/>
      <w:marBottom w:val="0"/>
      <w:divBdr>
        <w:top w:val="none" w:sz="0" w:space="0" w:color="auto"/>
        <w:left w:val="none" w:sz="0" w:space="0" w:color="auto"/>
        <w:bottom w:val="none" w:sz="0" w:space="0" w:color="auto"/>
        <w:right w:val="none" w:sz="0" w:space="0" w:color="auto"/>
      </w:divBdr>
    </w:div>
    <w:div w:id="1047098052">
      <w:marLeft w:val="0"/>
      <w:marRight w:val="0"/>
      <w:marTop w:val="0"/>
      <w:marBottom w:val="0"/>
      <w:divBdr>
        <w:top w:val="none" w:sz="0" w:space="0" w:color="auto"/>
        <w:left w:val="none" w:sz="0" w:space="0" w:color="auto"/>
        <w:bottom w:val="none" w:sz="0" w:space="0" w:color="auto"/>
        <w:right w:val="none" w:sz="0" w:space="0" w:color="auto"/>
      </w:divBdr>
    </w:div>
    <w:div w:id="1047098053">
      <w:marLeft w:val="0"/>
      <w:marRight w:val="0"/>
      <w:marTop w:val="0"/>
      <w:marBottom w:val="0"/>
      <w:divBdr>
        <w:top w:val="none" w:sz="0" w:space="0" w:color="auto"/>
        <w:left w:val="none" w:sz="0" w:space="0" w:color="auto"/>
        <w:bottom w:val="none" w:sz="0" w:space="0" w:color="auto"/>
        <w:right w:val="none" w:sz="0" w:space="0" w:color="auto"/>
      </w:divBdr>
    </w:div>
    <w:div w:id="1047098054">
      <w:marLeft w:val="0"/>
      <w:marRight w:val="0"/>
      <w:marTop w:val="0"/>
      <w:marBottom w:val="0"/>
      <w:divBdr>
        <w:top w:val="none" w:sz="0" w:space="0" w:color="auto"/>
        <w:left w:val="none" w:sz="0" w:space="0" w:color="auto"/>
        <w:bottom w:val="none" w:sz="0" w:space="0" w:color="auto"/>
        <w:right w:val="none" w:sz="0" w:space="0" w:color="auto"/>
      </w:divBdr>
      <w:divsChild>
        <w:div w:id="1047097907">
          <w:marLeft w:val="0"/>
          <w:marRight w:val="0"/>
          <w:marTop w:val="60"/>
          <w:marBottom w:val="60"/>
          <w:divBdr>
            <w:top w:val="none" w:sz="0" w:space="0" w:color="auto"/>
            <w:left w:val="none" w:sz="0" w:space="0" w:color="auto"/>
            <w:bottom w:val="none" w:sz="0" w:space="0" w:color="auto"/>
            <w:right w:val="none" w:sz="0" w:space="0" w:color="auto"/>
          </w:divBdr>
        </w:div>
        <w:div w:id="1047097916">
          <w:marLeft w:val="0"/>
          <w:marRight w:val="0"/>
          <w:marTop w:val="60"/>
          <w:marBottom w:val="60"/>
          <w:divBdr>
            <w:top w:val="none" w:sz="0" w:space="0" w:color="auto"/>
            <w:left w:val="none" w:sz="0" w:space="0" w:color="auto"/>
            <w:bottom w:val="none" w:sz="0" w:space="0" w:color="auto"/>
            <w:right w:val="none" w:sz="0" w:space="0" w:color="auto"/>
          </w:divBdr>
        </w:div>
        <w:div w:id="1047097957">
          <w:marLeft w:val="0"/>
          <w:marRight w:val="0"/>
          <w:marTop w:val="60"/>
          <w:marBottom w:val="60"/>
          <w:divBdr>
            <w:top w:val="none" w:sz="0" w:space="0" w:color="auto"/>
            <w:left w:val="none" w:sz="0" w:space="0" w:color="auto"/>
            <w:bottom w:val="none" w:sz="0" w:space="0" w:color="auto"/>
            <w:right w:val="none" w:sz="0" w:space="0" w:color="auto"/>
          </w:divBdr>
        </w:div>
        <w:div w:id="1047097988">
          <w:marLeft w:val="0"/>
          <w:marRight w:val="0"/>
          <w:marTop w:val="60"/>
          <w:marBottom w:val="60"/>
          <w:divBdr>
            <w:top w:val="none" w:sz="0" w:space="0" w:color="auto"/>
            <w:left w:val="none" w:sz="0" w:space="0" w:color="auto"/>
            <w:bottom w:val="none" w:sz="0" w:space="0" w:color="auto"/>
            <w:right w:val="none" w:sz="0" w:space="0" w:color="auto"/>
          </w:divBdr>
        </w:div>
        <w:div w:id="1047098023">
          <w:marLeft w:val="0"/>
          <w:marRight w:val="0"/>
          <w:marTop w:val="60"/>
          <w:marBottom w:val="60"/>
          <w:divBdr>
            <w:top w:val="none" w:sz="0" w:space="0" w:color="auto"/>
            <w:left w:val="none" w:sz="0" w:space="0" w:color="auto"/>
            <w:bottom w:val="none" w:sz="0" w:space="0" w:color="auto"/>
            <w:right w:val="none" w:sz="0" w:space="0" w:color="auto"/>
          </w:divBdr>
        </w:div>
        <w:div w:id="1047098043">
          <w:marLeft w:val="0"/>
          <w:marRight w:val="0"/>
          <w:marTop w:val="60"/>
          <w:marBottom w:val="60"/>
          <w:divBdr>
            <w:top w:val="none" w:sz="0" w:space="0" w:color="auto"/>
            <w:left w:val="none" w:sz="0" w:space="0" w:color="auto"/>
            <w:bottom w:val="none" w:sz="0" w:space="0" w:color="auto"/>
            <w:right w:val="none" w:sz="0" w:space="0" w:color="auto"/>
          </w:divBdr>
        </w:div>
        <w:div w:id="1047098086">
          <w:marLeft w:val="0"/>
          <w:marRight w:val="0"/>
          <w:marTop w:val="60"/>
          <w:marBottom w:val="60"/>
          <w:divBdr>
            <w:top w:val="none" w:sz="0" w:space="0" w:color="auto"/>
            <w:left w:val="none" w:sz="0" w:space="0" w:color="auto"/>
            <w:bottom w:val="none" w:sz="0" w:space="0" w:color="auto"/>
            <w:right w:val="none" w:sz="0" w:space="0" w:color="auto"/>
          </w:divBdr>
        </w:div>
        <w:div w:id="1047098144">
          <w:marLeft w:val="0"/>
          <w:marRight w:val="0"/>
          <w:marTop w:val="60"/>
          <w:marBottom w:val="60"/>
          <w:divBdr>
            <w:top w:val="none" w:sz="0" w:space="0" w:color="auto"/>
            <w:left w:val="none" w:sz="0" w:space="0" w:color="auto"/>
            <w:bottom w:val="none" w:sz="0" w:space="0" w:color="auto"/>
            <w:right w:val="none" w:sz="0" w:space="0" w:color="auto"/>
          </w:divBdr>
        </w:div>
      </w:divsChild>
    </w:div>
    <w:div w:id="1047098056">
      <w:marLeft w:val="0"/>
      <w:marRight w:val="0"/>
      <w:marTop w:val="0"/>
      <w:marBottom w:val="0"/>
      <w:divBdr>
        <w:top w:val="none" w:sz="0" w:space="0" w:color="auto"/>
        <w:left w:val="none" w:sz="0" w:space="0" w:color="auto"/>
        <w:bottom w:val="none" w:sz="0" w:space="0" w:color="auto"/>
        <w:right w:val="none" w:sz="0" w:space="0" w:color="auto"/>
      </w:divBdr>
    </w:div>
    <w:div w:id="1047098057">
      <w:marLeft w:val="0"/>
      <w:marRight w:val="0"/>
      <w:marTop w:val="0"/>
      <w:marBottom w:val="0"/>
      <w:divBdr>
        <w:top w:val="none" w:sz="0" w:space="0" w:color="auto"/>
        <w:left w:val="none" w:sz="0" w:space="0" w:color="auto"/>
        <w:bottom w:val="none" w:sz="0" w:space="0" w:color="auto"/>
        <w:right w:val="none" w:sz="0" w:space="0" w:color="auto"/>
      </w:divBdr>
    </w:div>
    <w:div w:id="1047098058">
      <w:marLeft w:val="0"/>
      <w:marRight w:val="0"/>
      <w:marTop w:val="0"/>
      <w:marBottom w:val="0"/>
      <w:divBdr>
        <w:top w:val="none" w:sz="0" w:space="0" w:color="auto"/>
        <w:left w:val="none" w:sz="0" w:space="0" w:color="auto"/>
        <w:bottom w:val="none" w:sz="0" w:space="0" w:color="auto"/>
        <w:right w:val="none" w:sz="0" w:space="0" w:color="auto"/>
      </w:divBdr>
    </w:div>
    <w:div w:id="1047098061">
      <w:marLeft w:val="0"/>
      <w:marRight w:val="0"/>
      <w:marTop w:val="0"/>
      <w:marBottom w:val="0"/>
      <w:divBdr>
        <w:top w:val="none" w:sz="0" w:space="0" w:color="auto"/>
        <w:left w:val="none" w:sz="0" w:space="0" w:color="auto"/>
        <w:bottom w:val="none" w:sz="0" w:space="0" w:color="auto"/>
        <w:right w:val="none" w:sz="0" w:space="0" w:color="auto"/>
      </w:divBdr>
    </w:div>
    <w:div w:id="1047098062">
      <w:marLeft w:val="0"/>
      <w:marRight w:val="0"/>
      <w:marTop w:val="0"/>
      <w:marBottom w:val="0"/>
      <w:divBdr>
        <w:top w:val="none" w:sz="0" w:space="0" w:color="auto"/>
        <w:left w:val="none" w:sz="0" w:space="0" w:color="auto"/>
        <w:bottom w:val="none" w:sz="0" w:space="0" w:color="auto"/>
        <w:right w:val="none" w:sz="0" w:space="0" w:color="auto"/>
      </w:divBdr>
    </w:div>
    <w:div w:id="1047098064">
      <w:marLeft w:val="0"/>
      <w:marRight w:val="0"/>
      <w:marTop w:val="0"/>
      <w:marBottom w:val="0"/>
      <w:divBdr>
        <w:top w:val="none" w:sz="0" w:space="0" w:color="auto"/>
        <w:left w:val="none" w:sz="0" w:space="0" w:color="auto"/>
        <w:bottom w:val="none" w:sz="0" w:space="0" w:color="auto"/>
        <w:right w:val="none" w:sz="0" w:space="0" w:color="auto"/>
      </w:divBdr>
    </w:div>
    <w:div w:id="1047098065">
      <w:marLeft w:val="0"/>
      <w:marRight w:val="0"/>
      <w:marTop w:val="0"/>
      <w:marBottom w:val="0"/>
      <w:divBdr>
        <w:top w:val="none" w:sz="0" w:space="0" w:color="auto"/>
        <w:left w:val="none" w:sz="0" w:space="0" w:color="auto"/>
        <w:bottom w:val="none" w:sz="0" w:space="0" w:color="auto"/>
        <w:right w:val="none" w:sz="0" w:space="0" w:color="auto"/>
      </w:divBdr>
    </w:div>
    <w:div w:id="1047098066">
      <w:marLeft w:val="0"/>
      <w:marRight w:val="0"/>
      <w:marTop w:val="0"/>
      <w:marBottom w:val="0"/>
      <w:divBdr>
        <w:top w:val="none" w:sz="0" w:space="0" w:color="auto"/>
        <w:left w:val="none" w:sz="0" w:space="0" w:color="auto"/>
        <w:bottom w:val="none" w:sz="0" w:space="0" w:color="auto"/>
        <w:right w:val="none" w:sz="0" w:space="0" w:color="auto"/>
      </w:divBdr>
    </w:div>
    <w:div w:id="1047098068">
      <w:marLeft w:val="0"/>
      <w:marRight w:val="0"/>
      <w:marTop w:val="0"/>
      <w:marBottom w:val="0"/>
      <w:divBdr>
        <w:top w:val="none" w:sz="0" w:space="0" w:color="auto"/>
        <w:left w:val="none" w:sz="0" w:space="0" w:color="auto"/>
        <w:bottom w:val="none" w:sz="0" w:space="0" w:color="auto"/>
        <w:right w:val="none" w:sz="0" w:space="0" w:color="auto"/>
      </w:divBdr>
    </w:div>
    <w:div w:id="1047098070">
      <w:marLeft w:val="0"/>
      <w:marRight w:val="0"/>
      <w:marTop w:val="0"/>
      <w:marBottom w:val="0"/>
      <w:divBdr>
        <w:top w:val="none" w:sz="0" w:space="0" w:color="auto"/>
        <w:left w:val="none" w:sz="0" w:space="0" w:color="auto"/>
        <w:bottom w:val="none" w:sz="0" w:space="0" w:color="auto"/>
        <w:right w:val="none" w:sz="0" w:space="0" w:color="auto"/>
      </w:divBdr>
    </w:div>
    <w:div w:id="1047098071">
      <w:marLeft w:val="0"/>
      <w:marRight w:val="0"/>
      <w:marTop w:val="0"/>
      <w:marBottom w:val="0"/>
      <w:divBdr>
        <w:top w:val="none" w:sz="0" w:space="0" w:color="auto"/>
        <w:left w:val="none" w:sz="0" w:space="0" w:color="auto"/>
        <w:bottom w:val="none" w:sz="0" w:space="0" w:color="auto"/>
        <w:right w:val="none" w:sz="0" w:space="0" w:color="auto"/>
      </w:divBdr>
    </w:div>
    <w:div w:id="1047098073">
      <w:marLeft w:val="0"/>
      <w:marRight w:val="0"/>
      <w:marTop w:val="0"/>
      <w:marBottom w:val="0"/>
      <w:divBdr>
        <w:top w:val="none" w:sz="0" w:space="0" w:color="auto"/>
        <w:left w:val="none" w:sz="0" w:space="0" w:color="auto"/>
        <w:bottom w:val="none" w:sz="0" w:space="0" w:color="auto"/>
        <w:right w:val="none" w:sz="0" w:space="0" w:color="auto"/>
      </w:divBdr>
    </w:div>
    <w:div w:id="1047098074">
      <w:marLeft w:val="0"/>
      <w:marRight w:val="0"/>
      <w:marTop w:val="0"/>
      <w:marBottom w:val="0"/>
      <w:divBdr>
        <w:top w:val="none" w:sz="0" w:space="0" w:color="auto"/>
        <w:left w:val="none" w:sz="0" w:space="0" w:color="auto"/>
        <w:bottom w:val="none" w:sz="0" w:space="0" w:color="auto"/>
        <w:right w:val="none" w:sz="0" w:space="0" w:color="auto"/>
      </w:divBdr>
    </w:div>
    <w:div w:id="1047098076">
      <w:marLeft w:val="0"/>
      <w:marRight w:val="0"/>
      <w:marTop w:val="0"/>
      <w:marBottom w:val="0"/>
      <w:divBdr>
        <w:top w:val="none" w:sz="0" w:space="0" w:color="auto"/>
        <w:left w:val="none" w:sz="0" w:space="0" w:color="auto"/>
        <w:bottom w:val="none" w:sz="0" w:space="0" w:color="auto"/>
        <w:right w:val="none" w:sz="0" w:space="0" w:color="auto"/>
      </w:divBdr>
      <w:divsChild>
        <w:div w:id="1047097898">
          <w:marLeft w:val="0"/>
          <w:marRight w:val="0"/>
          <w:marTop w:val="72"/>
          <w:marBottom w:val="0"/>
          <w:divBdr>
            <w:top w:val="none" w:sz="0" w:space="0" w:color="auto"/>
            <w:left w:val="none" w:sz="0" w:space="0" w:color="auto"/>
            <w:bottom w:val="none" w:sz="0" w:space="0" w:color="auto"/>
            <w:right w:val="none" w:sz="0" w:space="0" w:color="auto"/>
          </w:divBdr>
        </w:div>
        <w:div w:id="1047098040">
          <w:marLeft w:val="0"/>
          <w:marRight w:val="0"/>
          <w:marTop w:val="72"/>
          <w:marBottom w:val="0"/>
          <w:divBdr>
            <w:top w:val="none" w:sz="0" w:space="0" w:color="auto"/>
            <w:left w:val="none" w:sz="0" w:space="0" w:color="auto"/>
            <w:bottom w:val="none" w:sz="0" w:space="0" w:color="auto"/>
            <w:right w:val="none" w:sz="0" w:space="0" w:color="auto"/>
          </w:divBdr>
        </w:div>
        <w:div w:id="1047098050">
          <w:marLeft w:val="0"/>
          <w:marRight w:val="0"/>
          <w:marTop w:val="72"/>
          <w:marBottom w:val="0"/>
          <w:divBdr>
            <w:top w:val="none" w:sz="0" w:space="0" w:color="auto"/>
            <w:left w:val="none" w:sz="0" w:space="0" w:color="auto"/>
            <w:bottom w:val="none" w:sz="0" w:space="0" w:color="auto"/>
            <w:right w:val="none" w:sz="0" w:space="0" w:color="auto"/>
          </w:divBdr>
        </w:div>
        <w:div w:id="1047098059">
          <w:marLeft w:val="0"/>
          <w:marRight w:val="0"/>
          <w:marTop w:val="72"/>
          <w:marBottom w:val="0"/>
          <w:divBdr>
            <w:top w:val="none" w:sz="0" w:space="0" w:color="auto"/>
            <w:left w:val="none" w:sz="0" w:space="0" w:color="auto"/>
            <w:bottom w:val="none" w:sz="0" w:space="0" w:color="auto"/>
            <w:right w:val="none" w:sz="0" w:space="0" w:color="auto"/>
          </w:divBdr>
        </w:div>
        <w:div w:id="1047098118">
          <w:marLeft w:val="0"/>
          <w:marRight w:val="0"/>
          <w:marTop w:val="72"/>
          <w:marBottom w:val="0"/>
          <w:divBdr>
            <w:top w:val="none" w:sz="0" w:space="0" w:color="auto"/>
            <w:left w:val="none" w:sz="0" w:space="0" w:color="auto"/>
            <w:bottom w:val="none" w:sz="0" w:space="0" w:color="auto"/>
            <w:right w:val="none" w:sz="0" w:space="0" w:color="auto"/>
          </w:divBdr>
        </w:div>
        <w:div w:id="1047098151">
          <w:marLeft w:val="0"/>
          <w:marRight w:val="0"/>
          <w:marTop w:val="72"/>
          <w:marBottom w:val="0"/>
          <w:divBdr>
            <w:top w:val="none" w:sz="0" w:space="0" w:color="auto"/>
            <w:left w:val="none" w:sz="0" w:space="0" w:color="auto"/>
            <w:bottom w:val="none" w:sz="0" w:space="0" w:color="auto"/>
            <w:right w:val="none" w:sz="0" w:space="0" w:color="auto"/>
          </w:divBdr>
        </w:div>
        <w:div w:id="1047098171">
          <w:marLeft w:val="0"/>
          <w:marRight w:val="0"/>
          <w:marTop w:val="72"/>
          <w:marBottom w:val="0"/>
          <w:divBdr>
            <w:top w:val="none" w:sz="0" w:space="0" w:color="auto"/>
            <w:left w:val="none" w:sz="0" w:space="0" w:color="auto"/>
            <w:bottom w:val="none" w:sz="0" w:space="0" w:color="auto"/>
            <w:right w:val="none" w:sz="0" w:space="0" w:color="auto"/>
          </w:divBdr>
        </w:div>
        <w:div w:id="1047098188">
          <w:marLeft w:val="0"/>
          <w:marRight w:val="0"/>
          <w:marTop w:val="72"/>
          <w:marBottom w:val="0"/>
          <w:divBdr>
            <w:top w:val="none" w:sz="0" w:space="0" w:color="auto"/>
            <w:left w:val="none" w:sz="0" w:space="0" w:color="auto"/>
            <w:bottom w:val="none" w:sz="0" w:space="0" w:color="auto"/>
            <w:right w:val="none" w:sz="0" w:space="0" w:color="auto"/>
          </w:divBdr>
        </w:div>
        <w:div w:id="1047098196">
          <w:marLeft w:val="0"/>
          <w:marRight w:val="0"/>
          <w:marTop w:val="72"/>
          <w:marBottom w:val="0"/>
          <w:divBdr>
            <w:top w:val="none" w:sz="0" w:space="0" w:color="auto"/>
            <w:left w:val="none" w:sz="0" w:space="0" w:color="auto"/>
            <w:bottom w:val="none" w:sz="0" w:space="0" w:color="auto"/>
            <w:right w:val="none" w:sz="0" w:space="0" w:color="auto"/>
          </w:divBdr>
        </w:div>
        <w:div w:id="1047098231">
          <w:marLeft w:val="0"/>
          <w:marRight w:val="0"/>
          <w:marTop w:val="72"/>
          <w:marBottom w:val="0"/>
          <w:divBdr>
            <w:top w:val="none" w:sz="0" w:space="0" w:color="auto"/>
            <w:left w:val="none" w:sz="0" w:space="0" w:color="auto"/>
            <w:bottom w:val="none" w:sz="0" w:space="0" w:color="auto"/>
            <w:right w:val="none" w:sz="0" w:space="0" w:color="auto"/>
          </w:divBdr>
        </w:div>
      </w:divsChild>
    </w:div>
    <w:div w:id="1047098082">
      <w:marLeft w:val="0"/>
      <w:marRight w:val="0"/>
      <w:marTop w:val="0"/>
      <w:marBottom w:val="0"/>
      <w:divBdr>
        <w:top w:val="none" w:sz="0" w:space="0" w:color="auto"/>
        <w:left w:val="none" w:sz="0" w:space="0" w:color="auto"/>
        <w:bottom w:val="none" w:sz="0" w:space="0" w:color="auto"/>
        <w:right w:val="none" w:sz="0" w:space="0" w:color="auto"/>
      </w:divBdr>
    </w:div>
    <w:div w:id="1047098085">
      <w:marLeft w:val="0"/>
      <w:marRight w:val="0"/>
      <w:marTop w:val="0"/>
      <w:marBottom w:val="0"/>
      <w:divBdr>
        <w:top w:val="none" w:sz="0" w:space="0" w:color="auto"/>
        <w:left w:val="none" w:sz="0" w:space="0" w:color="auto"/>
        <w:bottom w:val="none" w:sz="0" w:space="0" w:color="auto"/>
        <w:right w:val="none" w:sz="0" w:space="0" w:color="auto"/>
      </w:divBdr>
    </w:div>
    <w:div w:id="1047098088">
      <w:marLeft w:val="0"/>
      <w:marRight w:val="0"/>
      <w:marTop w:val="0"/>
      <w:marBottom w:val="0"/>
      <w:divBdr>
        <w:top w:val="none" w:sz="0" w:space="0" w:color="auto"/>
        <w:left w:val="none" w:sz="0" w:space="0" w:color="auto"/>
        <w:bottom w:val="none" w:sz="0" w:space="0" w:color="auto"/>
        <w:right w:val="none" w:sz="0" w:space="0" w:color="auto"/>
      </w:divBdr>
    </w:div>
    <w:div w:id="1047098090">
      <w:marLeft w:val="0"/>
      <w:marRight w:val="0"/>
      <w:marTop w:val="0"/>
      <w:marBottom w:val="0"/>
      <w:divBdr>
        <w:top w:val="none" w:sz="0" w:space="0" w:color="auto"/>
        <w:left w:val="none" w:sz="0" w:space="0" w:color="auto"/>
        <w:bottom w:val="none" w:sz="0" w:space="0" w:color="auto"/>
        <w:right w:val="none" w:sz="0" w:space="0" w:color="auto"/>
      </w:divBdr>
    </w:div>
    <w:div w:id="1047098092">
      <w:marLeft w:val="0"/>
      <w:marRight w:val="0"/>
      <w:marTop w:val="0"/>
      <w:marBottom w:val="0"/>
      <w:divBdr>
        <w:top w:val="none" w:sz="0" w:space="0" w:color="auto"/>
        <w:left w:val="none" w:sz="0" w:space="0" w:color="auto"/>
        <w:bottom w:val="none" w:sz="0" w:space="0" w:color="auto"/>
        <w:right w:val="none" w:sz="0" w:space="0" w:color="auto"/>
      </w:divBdr>
    </w:div>
    <w:div w:id="1047098094">
      <w:marLeft w:val="0"/>
      <w:marRight w:val="0"/>
      <w:marTop w:val="0"/>
      <w:marBottom w:val="0"/>
      <w:divBdr>
        <w:top w:val="none" w:sz="0" w:space="0" w:color="auto"/>
        <w:left w:val="none" w:sz="0" w:space="0" w:color="auto"/>
        <w:bottom w:val="none" w:sz="0" w:space="0" w:color="auto"/>
        <w:right w:val="none" w:sz="0" w:space="0" w:color="auto"/>
      </w:divBdr>
      <w:divsChild>
        <w:div w:id="1047097990">
          <w:marLeft w:val="547"/>
          <w:marRight w:val="0"/>
          <w:marTop w:val="115"/>
          <w:marBottom w:val="0"/>
          <w:divBdr>
            <w:top w:val="none" w:sz="0" w:space="0" w:color="auto"/>
            <w:left w:val="none" w:sz="0" w:space="0" w:color="auto"/>
            <w:bottom w:val="none" w:sz="0" w:space="0" w:color="auto"/>
            <w:right w:val="none" w:sz="0" w:space="0" w:color="auto"/>
          </w:divBdr>
        </w:div>
        <w:div w:id="1047098012">
          <w:marLeft w:val="547"/>
          <w:marRight w:val="0"/>
          <w:marTop w:val="115"/>
          <w:marBottom w:val="0"/>
          <w:divBdr>
            <w:top w:val="none" w:sz="0" w:space="0" w:color="auto"/>
            <w:left w:val="none" w:sz="0" w:space="0" w:color="auto"/>
            <w:bottom w:val="none" w:sz="0" w:space="0" w:color="auto"/>
            <w:right w:val="none" w:sz="0" w:space="0" w:color="auto"/>
          </w:divBdr>
        </w:div>
        <w:div w:id="1047098022">
          <w:marLeft w:val="547"/>
          <w:marRight w:val="0"/>
          <w:marTop w:val="115"/>
          <w:marBottom w:val="0"/>
          <w:divBdr>
            <w:top w:val="none" w:sz="0" w:space="0" w:color="auto"/>
            <w:left w:val="none" w:sz="0" w:space="0" w:color="auto"/>
            <w:bottom w:val="none" w:sz="0" w:space="0" w:color="auto"/>
            <w:right w:val="none" w:sz="0" w:space="0" w:color="auto"/>
          </w:divBdr>
        </w:div>
        <w:div w:id="1047098190">
          <w:marLeft w:val="547"/>
          <w:marRight w:val="0"/>
          <w:marTop w:val="115"/>
          <w:marBottom w:val="0"/>
          <w:divBdr>
            <w:top w:val="none" w:sz="0" w:space="0" w:color="auto"/>
            <w:left w:val="none" w:sz="0" w:space="0" w:color="auto"/>
            <w:bottom w:val="none" w:sz="0" w:space="0" w:color="auto"/>
            <w:right w:val="none" w:sz="0" w:space="0" w:color="auto"/>
          </w:divBdr>
        </w:div>
      </w:divsChild>
    </w:div>
    <w:div w:id="1047098095">
      <w:marLeft w:val="0"/>
      <w:marRight w:val="0"/>
      <w:marTop w:val="0"/>
      <w:marBottom w:val="0"/>
      <w:divBdr>
        <w:top w:val="none" w:sz="0" w:space="0" w:color="auto"/>
        <w:left w:val="none" w:sz="0" w:space="0" w:color="auto"/>
        <w:bottom w:val="none" w:sz="0" w:space="0" w:color="auto"/>
        <w:right w:val="none" w:sz="0" w:space="0" w:color="auto"/>
      </w:divBdr>
    </w:div>
    <w:div w:id="1047098096">
      <w:marLeft w:val="0"/>
      <w:marRight w:val="0"/>
      <w:marTop w:val="0"/>
      <w:marBottom w:val="0"/>
      <w:divBdr>
        <w:top w:val="none" w:sz="0" w:space="0" w:color="auto"/>
        <w:left w:val="none" w:sz="0" w:space="0" w:color="auto"/>
        <w:bottom w:val="none" w:sz="0" w:space="0" w:color="auto"/>
        <w:right w:val="none" w:sz="0" w:space="0" w:color="auto"/>
      </w:divBdr>
    </w:div>
    <w:div w:id="1047098097">
      <w:marLeft w:val="0"/>
      <w:marRight w:val="0"/>
      <w:marTop w:val="0"/>
      <w:marBottom w:val="0"/>
      <w:divBdr>
        <w:top w:val="none" w:sz="0" w:space="0" w:color="auto"/>
        <w:left w:val="none" w:sz="0" w:space="0" w:color="auto"/>
        <w:bottom w:val="none" w:sz="0" w:space="0" w:color="auto"/>
        <w:right w:val="none" w:sz="0" w:space="0" w:color="auto"/>
      </w:divBdr>
    </w:div>
    <w:div w:id="1047098098">
      <w:marLeft w:val="0"/>
      <w:marRight w:val="0"/>
      <w:marTop w:val="0"/>
      <w:marBottom w:val="0"/>
      <w:divBdr>
        <w:top w:val="none" w:sz="0" w:space="0" w:color="auto"/>
        <w:left w:val="none" w:sz="0" w:space="0" w:color="auto"/>
        <w:bottom w:val="none" w:sz="0" w:space="0" w:color="auto"/>
        <w:right w:val="none" w:sz="0" w:space="0" w:color="auto"/>
      </w:divBdr>
    </w:div>
    <w:div w:id="1047098102">
      <w:marLeft w:val="0"/>
      <w:marRight w:val="0"/>
      <w:marTop w:val="0"/>
      <w:marBottom w:val="0"/>
      <w:divBdr>
        <w:top w:val="none" w:sz="0" w:space="0" w:color="auto"/>
        <w:left w:val="none" w:sz="0" w:space="0" w:color="auto"/>
        <w:bottom w:val="none" w:sz="0" w:space="0" w:color="auto"/>
        <w:right w:val="none" w:sz="0" w:space="0" w:color="auto"/>
      </w:divBdr>
    </w:div>
    <w:div w:id="1047098103">
      <w:marLeft w:val="0"/>
      <w:marRight w:val="0"/>
      <w:marTop w:val="0"/>
      <w:marBottom w:val="0"/>
      <w:divBdr>
        <w:top w:val="none" w:sz="0" w:space="0" w:color="auto"/>
        <w:left w:val="none" w:sz="0" w:space="0" w:color="auto"/>
        <w:bottom w:val="none" w:sz="0" w:space="0" w:color="auto"/>
        <w:right w:val="none" w:sz="0" w:space="0" w:color="auto"/>
      </w:divBdr>
    </w:div>
    <w:div w:id="1047098105">
      <w:marLeft w:val="0"/>
      <w:marRight w:val="0"/>
      <w:marTop w:val="0"/>
      <w:marBottom w:val="0"/>
      <w:divBdr>
        <w:top w:val="none" w:sz="0" w:space="0" w:color="auto"/>
        <w:left w:val="none" w:sz="0" w:space="0" w:color="auto"/>
        <w:bottom w:val="none" w:sz="0" w:space="0" w:color="auto"/>
        <w:right w:val="none" w:sz="0" w:space="0" w:color="auto"/>
      </w:divBdr>
    </w:div>
    <w:div w:id="1047098107">
      <w:marLeft w:val="0"/>
      <w:marRight w:val="0"/>
      <w:marTop w:val="0"/>
      <w:marBottom w:val="0"/>
      <w:divBdr>
        <w:top w:val="none" w:sz="0" w:space="0" w:color="auto"/>
        <w:left w:val="none" w:sz="0" w:space="0" w:color="auto"/>
        <w:bottom w:val="none" w:sz="0" w:space="0" w:color="auto"/>
        <w:right w:val="none" w:sz="0" w:space="0" w:color="auto"/>
      </w:divBdr>
      <w:divsChild>
        <w:div w:id="1047097904">
          <w:marLeft w:val="0"/>
          <w:marRight w:val="0"/>
          <w:marTop w:val="60"/>
          <w:marBottom w:val="60"/>
          <w:divBdr>
            <w:top w:val="none" w:sz="0" w:space="0" w:color="auto"/>
            <w:left w:val="none" w:sz="0" w:space="0" w:color="auto"/>
            <w:bottom w:val="none" w:sz="0" w:space="0" w:color="auto"/>
            <w:right w:val="none" w:sz="0" w:space="0" w:color="auto"/>
          </w:divBdr>
        </w:div>
        <w:div w:id="1047097977">
          <w:marLeft w:val="0"/>
          <w:marRight w:val="0"/>
          <w:marTop w:val="60"/>
          <w:marBottom w:val="60"/>
          <w:divBdr>
            <w:top w:val="none" w:sz="0" w:space="0" w:color="auto"/>
            <w:left w:val="none" w:sz="0" w:space="0" w:color="auto"/>
            <w:bottom w:val="none" w:sz="0" w:space="0" w:color="auto"/>
            <w:right w:val="none" w:sz="0" w:space="0" w:color="auto"/>
          </w:divBdr>
        </w:div>
        <w:div w:id="1047097979">
          <w:marLeft w:val="0"/>
          <w:marRight w:val="0"/>
          <w:marTop w:val="60"/>
          <w:marBottom w:val="60"/>
          <w:divBdr>
            <w:top w:val="none" w:sz="0" w:space="0" w:color="auto"/>
            <w:left w:val="none" w:sz="0" w:space="0" w:color="auto"/>
            <w:bottom w:val="none" w:sz="0" w:space="0" w:color="auto"/>
            <w:right w:val="none" w:sz="0" w:space="0" w:color="auto"/>
          </w:divBdr>
        </w:div>
        <w:div w:id="1047098020">
          <w:marLeft w:val="0"/>
          <w:marRight w:val="0"/>
          <w:marTop w:val="60"/>
          <w:marBottom w:val="60"/>
          <w:divBdr>
            <w:top w:val="none" w:sz="0" w:space="0" w:color="auto"/>
            <w:left w:val="none" w:sz="0" w:space="0" w:color="auto"/>
            <w:bottom w:val="none" w:sz="0" w:space="0" w:color="auto"/>
            <w:right w:val="none" w:sz="0" w:space="0" w:color="auto"/>
          </w:divBdr>
        </w:div>
        <w:div w:id="1047098078">
          <w:marLeft w:val="0"/>
          <w:marRight w:val="0"/>
          <w:marTop w:val="60"/>
          <w:marBottom w:val="60"/>
          <w:divBdr>
            <w:top w:val="none" w:sz="0" w:space="0" w:color="auto"/>
            <w:left w:val="none" w:sz="0" w:space="0" w:color="auto"/>
            <w:bottom w:val="none" w:sz="0" w:space="0" w:color="auto"/>
            <w:right w:val="none" w:sz="0" w:space="0" w:color="auto"/>
          </w:divBdr>
        </w:div>
        <w:div w:id="1047098140">
          <w:marLeft w:val="0"/>
          <w:marRight w:val="0"/>
          <w:marTop w:val="60"/>
          <w:marBottom w:val="60"/>
          <w:divBdr>
            <w:top w:val="none" w:sz="0" w:space="0" w:color="auto"/>
            <w:left w:val="none" w:sz="0" w:space="0" w:color="auto"/>
            <w:bottom w:val="none" w:sz="0" w:space="0" w:color="auto"/>
            <w:right w:val="none" w:sz="0" w:space="0" w:color="auto"/>
          </w:divBdr>
        </w:div>
        <w:div w:id="1047098216">
          <w:marLeft w:val="0"/>
          <w:marRight w:val="0"/>
          <w:marTop w:val="60"/>
          <w:marBottom w:val="60"/>
          <w:divBdr>
            <w:top w:val="none" w:sz="0" w:space="0" w:color="auto"/>
            <w:left w:val="none" w:sz="0" w:space="0" w:color="auto"/>
            <w:bottom w:val="none" w:sz="0" w:space="0" w:color="auto"/>
            <w:right w:val="none" w:sz="0" w:space="0" w:color="auto"/>
          </w:divBdr>
        </w:div>
        <w:div w:id="1047098262">
          <w:marLeft w:val="0"/>
          <w:marRight w:val="0"/>
          <w:marTop w:val="60"/>
          <w:marBottom w:val="60"/>
          <w:divBdr>
            <w:top w:val="none" w:sz="0" w:space="0" w:color="auto"/>
            <w:left w:val="none" w:sz="0" w:space="0" w:color="auto"/>
            <w:bottom w:val="none" w:sz="0" w:space="0" w:color="auto"/>
            <w:right w:val="none" w:sz="0" w:space="0" w:color="auto"/>
          </w:divBdr>
        </w:div>
      </w:divsChild>
    </w:div>
    <w:div w:id="1047098108">
      <w:marLeft w:val="0"/>
      <w:marRight w:val="0"/>
      <w:marTop w:val="0"/>
      <w:marBottom w:val="0"/>
      <w:divBdr>
        <w:top w:val="none" w:sz="0" w:space="0" w:color="auto"/>
        <w:left w:val="none" w:sz="0" w:space="0" w:color="auto"/>
        <w:bottom w:val="none" w:sz="0" w:space="0" w:color="auto"/>
        <w:right w:val="none" w:sz="0" w:space="0" w:color="auto"/>
      </w:divBdr>
    </w:div>
    <w:div w:id="1047098110">
      <w:marLeft w:val="0"/>
      <w:marRight w:val="0"/>
      <w:marTop w:val="0"/>
      <w:marBottom w:val="0"/>
      <w:divBdr>
        <w:top w:val="none" w:sz="0" w:space="0" w:color="auto"/>
        <w:left w:val="none" w:sz="0" w:space="0" w:color="auto"/>
        <w:bottom w:val="none" w:sz="0" w:space="0" w:color="auto"/>
        <w:right w:val="none" w:sz="0" w:space="0" w:color="auto"/>
      </w:divBdr>
      <w:divsChild>
        <w:div w:id="1047097930">
          <w:marLeft w:val="0"/>
          <w:marRight w:val="0"/>
          <w:marTop w:val="60"/>
          <w:marBottom w:val="60"/>
          <w:divBdr>
            <w:top w:val="none" w:sz="0" w:space="0" w:color="auto"/>
            <w:left w:val="none" w:sz="0" w:space="0" w:color="auto"/>
            <w:bottom w:val="none" w:sz="0" w:space="0" w:color="auto"/>
            <w:right w:val="none" w:sz="0" w:space="0" w:color="auto"/>
          </w:divBdr>
        </w:div>
        <w:div w:id="1047098000">
          <w:marLeft w:val="0"/>
          <w:marRight w:val="0"/>
          <w:marTop w:val="60"/>
          <w:marBottom w:val="60"/>
          <w:divBdr>
            <w:top w:val="none" w:sz="0" w:space="0" w:color="auto"/>
            <w:left w:val="none" w:sz="0" w:space="0" w:color="auto"/>
            <w:bottom w:val="none" w:sz="0" w:space="0" w:color="auto"/>
            <w:right w:val="none" w:sz="0" w:space="0" w:color="auto"/>
          </w:divBdr>
        </w:div>
        <w:div w:id="1047098017">
          <w:marLeft w:val="0"/>
          <w:marRight w:val="0"/>
          <w:marTop w:val="60"/>
          <w:marBottom w:val="60"/>
          <w:divBdr>
            <w:top w:val="none" w:sz="0" w:space="0" w:color="auto"/>
            <w:left w:val="none" w:sz="0" w:space="0" w:color="auto"/>
            <w:bottom w:val="none" w:sz="0" w:space="0" w:color="auto"/>
            <w:right w:val="none" w:sz="0" w:space="0" w:color="auto"/>
          </w:divBdr>
        </w:div>
        <w:div w:id="1047098072">
          <w:marLeft w:val="0"/>
          <w:marRight w:val="0"/>
          <w:marTop w:val="60"/>
          <w:marBottom w:val="60"/>
          <w:divBdr>
            <w:top w:val="none" w:sz="0" w:space="0" w:color="auto"/>
            <w:left w:val="none" w:sz="0" w:space="0" w:color="auto"/>
            <w:bottom w:val="none" w:sz="0" w:space="0" w:color="auto"/>
            <w:right w:val="none" w:sz="0" w:space="0" w:color="auto"/>
          </w:divBdr>
        </w:div>
        <w:div w:id="1047098133">
          <w:marLeft w:val="0"/>
          <w:marRight w:val="0"/>
          <w:marTop w:val="60"/>
          <w:marBottom w:val="60"/>
          <w:divBdr>
            <w:top w:val="none" w:sz="0" w:space="0" w:color="auto"/>
            <w:left w:val="none" w:sz="0" w:space="0" w:color="auto"/>
            <w:bottom w:val="none" w:sz="0" w:space="0" w:color="auto"/>
            <w:right w:val="none" w:sz="0" w:space="0" w:color="auto"/>
          </w:divBdr>
        </w:div>
        <w:div w:id="1047098194">
          <w:marLeft w:val="0"/>
          <w:marRight w:val="0"/>
          <w:marTop w:val="60"/>
          <w:marBottom w:val="60"/>
          <w:divBdr>
            <w:top w:val="none" w:sz="0" w:space="0" w:color="auto"/>
            <w:left w:val="none" w:sz="0" w:space="0" w:color="auto"/>
            <w:bottom w:val="none" w:sz="0" w:space="0" w:color="auto"/>
            <w:right w:val="none" w:sz="0" w:space="0" w:color="auto"/>
          </w:divBdr>
        </w:div>
      </w:divsChild>
    </w:div>
    <w:div w:id="1047098112">
      <w:marLeft w:val="0"/>
      <w:marRight w:val="0"/>
      <w:marTop w:val="0"/>
      <w:marBottom w:val="0"/>
      <w:divBdr>
        <w:top w:val="none" w:sz="0" w:space="0" w:color="auto"/>
        <w:left w:val="none" w:sz="0" w:space="0" w:color="auto"/>
        <w:bottom w:val="none" w:sz="0" w:space="0" w:color="auto"/>
        <w:right w:val="none" w:sz="0" w:space="0" w:color="auto"/>
      </w:divBdr>
    </w:div>
    <w:div w:id="1047098115">
      <w:marLeft w:val="0"/>
      <w:marRight w:val="0"/>
      <w:marTop w:val="0"/>
      <w:marBottom w:val="0"/>
      <w:divBdr>
        <w:top w:val="none" w:sz="0" w:space="0" w:color="auto"/>
        <w:left w:val="none" w:sz="0" w:space="0" w:color="auto"/>
        <w:bottom w:val="none" w:sz="0" w:space="0" w:color="auto"/>
        <w:right w:val="none" w:sz="0" w:space="0" w:color="auto"/>
      </w:divBdr>
    </w:div>
    <w:div w:id="1047098119">
      <w:marLeft w:val="0"/>
      <w:marRight w:val="0"/>
      <w:marTop w:val="0"/>
      <w:marBottom w:val="0"/>
      <w:divBdr>
        <w:top w:val="none" w:sz="0" w:space="0" w:color="auto"/>
        <w:left w:val="none" w:sz="0" w:space="0" w:color="auto"/>
        <w:bottom w:val="none" w:sz="0" w:space="0" w:color="auto"/>
        <w:right w:val="none" w:sz="0" w:space="0" w:color="auto"/>
      </w:divBdr>
    </w:div>
    <w:div w:id="1047098121">
      <w:marLeft w:val="0"/>
      <w:marRight w:val="0"/>
      <w:marTop w:val="0"/>
      <w:marBottom w:val="0"/>
      <w:divBdr>
        <w:top w:val="none" w:sz="0" w:space="0" w:color="auto"/>
        <w:left w:val="none" w:sz="0" w:space="0" w:color="auto"/>
        <w:bottom w:val="none" w:sz="0" w:space="0" w:color="auto"/>
        <w:right w:val="none" w:sz="0" w:space="0" w:color="auto"/>
      </w:divBdr>
    </w:div>
    <w:div w:id="1047098122">
      <w:marLeft w:val="0"/>
      <w:marRight w:val="0"/>
      <w:marTop w:val="0"/>
      <w:marBottom w:val="0"/>
      <w:divBdr>
        <w:top w:val="none" w:sz="0" w:space="0" w:color="auto"/>
        <w:left w:val="none" w:sz="0" w:space="0" w:color="auto"/>
        <w:bottom w:val="none" w:sz="0" w:space="0" w:color="auto"/>
        <w:right w:val="none" w:sz="0" w:space="0" w:color="auto"/>
      </w:divBdr>
      <w:divsChild>
        <w:div w:id="1047097902">
          <w:marLeft w:val="0"/>
          <w:marRight w:val="0"/>
          <w:marTop w:val="86"/>
          <w:marBottom w:val="0"/>
          <w:divBdr>
            <w:top w:val="none" w:sz="0" w:space="0" w:color="auto"/>
            <w:left w:val="none" w:sz="0" w:space="0" w:color="auto"/>
            <w:bottom w:val="none" w:sz="0" w:space="0" w:color="auto"/>
            <w:right w:val="none" w:sz="0" w:space="0" w:color="auto"/>
          </w:divBdr>
        </w:div>
        <w:div w:id="1047097963">
          <w:marLeft w:val="0"/>
          <w:marRight w:val="0"/>
          <w:marTop w:val="86"/>
          <w:marBottom w:val="0"/>
          <w:divBdr>
            <w:top w:val="none" w:sz="0" w:space="0" w:color="auto"/>
            <w:left w:val="none" w:sz="0" w:space="0" w:color="auto"/>
            <w:bottom w:val="none" w:sz="0" w:space="0" w:color="auto"/>
            <w:right w:val="none" w:sz="0" w:space="0" w:color="auto"/>
          </w:divBdr>
        </w:div>
        <w:div w:id="1047098047">
          <w:marLeft w:val="0"/>
          <w:marRight w:val="0"/>
          <w:marTop w:val="86"/>
          <w:marBottom w:val="0"/>
          <w:divBdr>
            <w:top w:val="none" w:sz="0" w:space="0" w:color="auto"/>
            <w:left w:val="none" w:sz="0" w:space="0" w:color="auto"/>
            <w:bottom w:val="none" w:sz="0" w:space="0" w:color="auto"/>
            <w:right w:val="none" w:sz="0" w:space="0" w:color="auto"/>
          </w:divBdr>
        </w:div>
        <w:div w:id="1047098156">
          <w:marLeft w:val="0"/>
          <w:marRight w:val="0"/>
          <w:marTop w:val="86"/>
          <w:marBottom w:val="0"/>
          <w:divBdr>
            <w:top w:val="none" w:sz="0" w:space="0" w:color="auto"/>
            <w:left w:val="none" w:sz="0" w:space="0" w:color="auto"/>
            <w:bottom w:val="none" w:sz="0" w:space="0" w:color="auto"/>
            <w:right w:val="none" w:sz="0" w:space="0" w:color="auto"/>
          </w:divBdr>
        </w:div>
        <w:div w:id="1047098161">
          <w:marLeft w:val="0"/>
          <w:marRight w:val="0"/>
          <w:marTop w:val="86"/>
          <w:marBottom w:val="0"/>
          <w:divBdr>
            <w:top w:val="none" w:sz="0" w:space="0" w:color="auto"/>
            <w:left w:val="none" w:sz="0" w:space="0" w:color="auto"/>
            <w:bottom w:val="none" w:sz="0" w:space="0" w:color="auto"/>
            <w:right w:val="none" w:sz="0" w:space="0" w:color="auto"/>
          </w:divBdr>
        </w:div>
        <w:div w:id="1047098173">
          <w:marLeft w:val="0"/>
          <w:marRight w:val="0"/>
          <w:marTop w:val="86"/>
          <w:marBottom w:val="0"/>
          <w:divBdr>
            <w:top w:val="none" w:sz="0" w:space="0" w:color="auto"/>
            <w:left w:val="none" w:sz="0" w:space="0" w:color="auto"/>
            <w:bottom w:val="none" w:sz="0" w:space="0" w:color="auto"/>
            <w:right w:val="none" w:sz="0" w:space="0" w:color="auto"/>
          </w:divBdr>
        </w:div>
      </w:divsChild>
    </w:div>
    <w:div w:id="1047098123">
      <w:marLeft w:val="0"/>
      <w:marRight w:val="0"/>
      <w:marTop w:val="0"/>
      <w:marBottom w:val="0"/>
      <w:divBdr>
        <w:top w:val="none" w:sz="0" w:space="0" w:color="auto"/>
        <w:left w:val="none" w:sz="0" w:space="0" w:color="auto"/>
        <w:bottom w:val="none" w:sz="0" w:space="0" w:color="auto"/>
        <w:right w:val="none" w:sz="0" w:space="0" w:color="auto"/>
      </w:divBdr>
    </w:div>
    <w:div w:id="1047098126">
      <w:marLeft w:val="0"/>
      <w:marRight w:val="0"/>
      <w:marTop w:val="0"/>
      <w:marBottom w:val="0"/>
      <w:divBdr>
        <w:top w:val="none" w:sz="0" w:space="0" w:color="auto"/>
        <w:left w:val="none" w:sz="0" w:space="0" w:color="auto"/>
        <w:bottom w:val="none" w:sz="0" w:space="0" w:color="auto"/>
        <w:right w:val="none" w:sz="0" w:space="0" w:color="auto"/>
      </w:divBdr>
    </w:div>
    <w:div w:id="1047098127">
      <w:marLeft w:val="0"/>
      <w:marRight w:val="0"/>
      <w:marTop w:val="0"/>
      <w:marBottom w:val="0"/>
      <w:divBdr>
        <w:top w:val="none" w:sz="0" w:space="0" w:color="auto"/>
        <w:left w:val="none" w:sz="0" w:space="0" w:color="auto"/>
        <w:bottom w:val="none" w:sz="0" w:space="0" w:color="auto"/>
        <w:right w:val="none" w:sz="0" w:space="0" w:color="auto"/>
      </w:divBdr>
    </w:div>
    <w:div w:id="1047098129">
      <w:marLeft w:val="0"/>
      <w:marRight w:val="0"/>
      <w:marTop w:val="0"/>
      <w:marBottom w:val="0"/>
      <w:divBdr>
        <w:top w:val="none" w:sz="0" w:space="0" w:color="auto"/>
        <w:left w:val="none" w:sz="0" w:space="0" w:color="auto"/>
        <w:bottom w:val="none" w:sz="0" w:space="0" w:color="auto"/>
        <w:right w:val="none" w:sz="0" w:space="0" w:color="auto"/>
      </w:divBdr>
      <w:divsChild>
        <w:div w:id="1047097894">
          <w:marLeft w:val="0"/>
          <w:marRight w:val="0"/>
          <w:marTop w:val="86"/>
          <w:marBottom w:val="0"/>
          <w:divBdr>
            <w:top w:val="none" w:sz="0" w:space="0" w:color="auto"/>
            <w:left w:val="none" w:sz="0" w:space="0" w:color="auto"/>
            <w:bottom w:val="none" w:sz="0" w:space="0" w:color="auto"/>
            <w:right w:val="none" w:sz="0" w:space="0" w:color="auto"/>
          </w:divBdr>
        </w:div>
        <w:div w:id="1047098093">
          <w:marLeft w:val="0"/>
          <w:marRight w:val="0"/>
          <w:marTop w:val="86"/>
          <w:marBottom w:val="0"/>
          <w:divBdr>
            <w:top w:val="none" w:sz="0" w:space="0" w:color="auto"/>
            <w:left w:val="none" w:sz="0" w:space="0" w:color="auto"/>
            <w:bottom w:val="none" w:sz="0" w:space="0" w:color="auto"/>
            <w:right w:val="none" w:sz="0" w:space="0" w:color="auto"/>
          </w:divBdr>
        </w:div>
        <w:div w:id="1047098230">
          <w:marLeft w:val="0"/>
          <w:marRight w:val="0"/>
          <w:marTop w:val="86"/>
          <w:marBottom w:val="0"/>
          <w:divBdr>
            <w:top w:val="none" w:sz="0" w:space="0" w:color="auto"/>
            <w:left w:val="none" w:sz="0" w:space="0" w:color="auto"/>
            <w:bottom w:val="none" w:sz="0" w:space="0" w:color="auto"/>
            <w:right w:val="none" w:sz="0" w:space="0" w:color="auto"/>
          </w:divBdr>
        </w:div>
      </w:divsChild>
    </w:div>
    <w:div w:id="1047098135">
      <w:marLeft w:val="0"/>
      <w:marRight w:val="0"/>
      <w:marTop w:val="0"/>
      <w:marBottom w:val="0"/>
      <w:divBdr>
        <w:top w:val="none" w:sz="0" w:space="0" w:color="auto"/>
        <w:left w:val="none" w:sz="0" w:space="0" w:color="auto"/>
        <w:bottom w:val="none" w:sz="0" w:space="0" w:color="auto"/>
        <w:right w:val="none" w:sz="0" w:space="0" w:color="auto"/>
      </w:divBdr>
    </w:div>
    <w:div w:id="1047098137">
      <w:marLeft w:val="0"/>
      <w:marRight w:val="0"/>
      <w:marTop w:val="0"/>
      <w:marBottom w:val="0"/>
      <w:divBdr>
        <w:top w:val="none" w:sz="0" w:space="0" w:color="auto"/>
        <w:left w:val="none" w:sz="0" w:space="0" w:color="auto"/>
        <w:bottom w:val="none" w:sz="0" w:space="0" w:color="auto"/>
        <w:right w:val="none" w:sz="0" w:space="0" w:color="auto"/>
      </w:divBdr>
      <w:divsChild>
        <w:div w:id="1047097938">
          <w:marLeft w:val="0"/>
          <w:marRight w:val="0"/>
          <w:marTop w:val="60"/>
          <w:marBottom w:val="60"/>
          <w:divBdr>
            <w:top w:val="none" w:sz="0" w:space="0" w:color="auto"/>
            <w:left w:val="none" w:sz="0" w:space="0" w:color="auto"/>
            <w:bottom w:val="none" w:sz="0" w:space="0" w:color="auto"/>
            <w:right w:val="none" w:sz="0" w:space="0" w:color="auto"/>
          </w:divBdr>
        </w:div>
        <w:div w:id="1047097970">
          <w:marLeft w:val="0"/>
          <w:marRight w:val="0"/>
          <w:marTop w:val="60"/>
          <w:marBottom w:val="60"/>
          <w:divBdr>
            <w:top w:val="none" w:sz="0" w:space="0" w:color="auto"/>
            <w:left w:val="none" w:sz="0" w:space="0" w:color="auto"/>
            <w:bottom w:val="none" w:sz="0" w:space="0" w:color="auto"/>
            <w:right w:val="none" w:sz="0" w:space="0" w:color="auto"/>
          </w:divBdr>
        </w:div>
        <w:div w:id="1047097993">
          <w:marLeft w:val="0"/>
          <w:marRight w:val="0"/>
          <w:marTop w:val="60"/>
          <w:marBottom w:val="60"/>
          <w:divBdr>
            <w:top w:val="none" w:sz="0" w:space="0" w:color="auto"/>
            <w:left w:val="none" w:sz="0" w:space="0" w:color="auto"/>
            <w:bottom w:val="none" w:sz="0" w:space="0" w:color="auto"/>
            <w:right w:val="none" w:sz="0" w:space="0" w:color="auto"/>
          </w:divBdr>
        </w:div>
        <w:div w:id="1047098010">
          <w:marLeft w:val="0"/>
          <w:marRight w:val="0"/>
          <w:marTop w:val="60"/>
          <w:marBottom w:val="60"/>
          <w:divBdr>
            <w:top w:val="none" w:sz="0" w:space="0" w:color="auto"/>
            <w:left w:val="none" w:sz="0" w:space="0" w:color="auto"/>
            <w:bottom w:val="none" w:sz="0" w:space="0" w:color="auto"/>
            <w:right w:val="none" w:sz="0" w:space="0" w:color="auto"/>
          </w:divBdr>
        </w:div>
        <w:div w:id="1047098055">
          <w:marLeft w:val="0"/>
          <w:marRight w:val="0"/>
          <w:marTop w:val="60"/>
          <w:marBottom w:val="60"/>
          <w:divBdr>
            <w:top w:val="none" w:sz="0" w:space="0" w:color="auto"/>
            <w:left w:val="none" w:sz="0" w:space="0" w:color="auto"/>
            <w:bottom w:val="none" w:sz="0" w:space="0" w:color="auto"/>
            <w:right w:val="none" w:sz="0" w:space="0" w:color="auto"/>
          </w:divBdr>
        </w:div>
        <w:div w:id="1047098125">
          <w:marLeft w:val="0"/>
          <w:marRight w:val="0"/>
          <w:marTop w:val="60"/>
          <w:marBottom w:val="60"/>
          <w:divBdr>
            <w:top w:val="none" w:sz="0" w:space="0" w:color="auto"/>
            <w:left w:val="none" w:sz="0" w:space="0" w:color="auto"/>
            <w:bottom w:val="none" w:sz="0" w:space="0" w:color="auto"/>
            <w:right w:val="none" w:sz="0" w:space="0" w:color="auto"/>
          </w:divBdr>
        </w:div>
        <w:div w:id="1047098146">
          <w:marLeft w:val="0"/>
          <w:marRight w:val="0"/>
          <w:marTop w:val="60"/>
          <w:marBottom w:val="60"/>
          <w:divBdr>
            <w:top w:val="none" w:sz="0" w:space="0" w:color="auto"/>
            <w:left w:val="none" w:sz="0" w:space="0" w:color="auto"/>
            <w:bottom w:val="none" w:sz="0" w:space="0" w:color="auto"/>
            <w:right w:val="none" w:sz="0" w:space="0" w:color="auto"/>
          </w:divBdr>
        </w:div>
        <w:div w:id="1047098207">
          <w:marLeft w:val="0"/>
          <w:marRight w:val="0"/>
          <w:marTop w:val="60"/>
          <w:marBottom w:val="60"/>
          <w:divBdr>
            <w:top w:val="none" w:sz="0" w:space="0" w:color="auto"/>
            <w:left w:val="none" w:sz="0" w:space="0" w:color="auto"/>
            <w:bottom w:val="none" w:sz="0" w:space="0" w:color="auto"/>
            <w:right w:val="none" w:sz="0" w:space="0" w:color="auto"/>
          </w:divBdr>
        </w:div>
        <w:div w:id="1047098225">
          <w:marLeft w:val="0"/>
          <w:marRight w:val="0"/>
          <w:marTop w:val="60"/>
          <w:marBottom w:val="60"/>
          <w:divBdr>
            <w:top w:val="none" w:sz="0" w:space="0" w:color="auto"/>
            <w:left w:val="none" w:sz="0" w:space="0" w:color="auto"/>
            <w:bottom w:val="none" w:sz="0" w:space="0" w:color="auto"/>
            <w:right w:val="none" w:sz="0" w:space="0" w:color="auto"/>
          </w:divBdr>
        </w:div>
        <w:div w:id="1047098237">
          <w:marLeft w:val="0"/>
          <w:marRight w:val="0"/>
          <w:marTop w:val="60"/>
          <w:marBottom w:val="60"/>
          <w:divBdr>
            <w:top w:val="none" w:sz="0" w:space="0" w:color="auto"/>
            <w:left w:val="none" w:sz="0" w:space="0" w:color="auto"/>
            <w:bottom w:val="none" w:sz="0" w:space="0" w:color="auto"/>
            <w:right w:val="none" w:sz="0" w:space="0" w:color="auto"/>
          </w:divBdr>
        </w:div>
      </w:divsChild>
    </w:div>
    <w:div w:id="1047098138">
      <w:marLeft w:val="0"/>
      <w:marRight w:val="0"/>
      <w:marTop w:val="0"/>
      <w:marBottom w:val="0"/>
      <w:divBdr>
        <w:top w:val="none" w:sz="0" w:space="0" w:color="auto"/>
        <w:left w:val="none" w:sz="0" w:space="0" w:color="auto"/>
        <w:bottom w:val="none" w:sz="0" w:space="0" w:color="auto"/>
        <w:right w:val="none" w:sz="0" w:space="0" w:color="auto"/>
      </w:divBdr>
    </w:div>
    <w:div w:id="1047098139">
      <w:marLeft w:val="0"/>
      <w:marRight w:val="0"/>
      <w:marTop w:val="0"/>
      <w:marBottom w:val="0"/>
      <w:divBdr>
        <w:top w:val="none" w:sz="0" w:space="0" w:color="auto"/>
        <w:left w:val="none" w:sz="0" w:space="0" w:color="auto"/>
        <w:bottom w:val="none" w:sz="0" w:space="0" w:color="auto"/>
        <w:right w:val="none" w:sz="0" w:space="0" w:color="auto"/>
      </w:divBdr>
    </w:div>
    <w:div w:id="1047098141">
      <w:marLeft w:val="0"/>
      <w:marRight w:val="0"/>
      <w:marTop w:val="0"/>
      <w:marBottom w:val="0"/>
      <w:divBdr>
        <w:top w:val="none" w:sz="0" w:space="0" w:color="auto"/>
        <w:left w:val="none" w:sz="0" w:space="0" w:color="auto"/>
        <w:bottom w:val="none" w:sz="0" w:space="0" w:color="auto"/>
        <w:right w:val="none" w:sz="0" w:space="0" w:color="auto"/>
      </w:divBdr>
    </w:div>
    <w:div w:id="1047098142">
      <w:marLeft w:val="0"/>
      <w:marRight w:val="0"/>
      <w:marTop w:val="0"/>
      <w:marBottom w:val="0"/>
      <w:divBdr>
        <w:top w:val="none" w:sz="0" w:space="0" w:color="auto"/>
        <w:left w:val="none" w:sz="0" w:space="0" w:color="auto"/>
        <w:bottom w:val="none" w:sz="0" w:space="0" w:color="auto"/>
        <w:right w:val="none" w:sz="0" w:space="0" w:color="auto"/>
      </w:divBdr>
    </w:div>
    <w:div w:id="1047098145">
      <w:marLeft w:val="0"/>
      <w:marRight w:val="0"/>
      <w:marTop w:val="0"/>
      <w:marBottom w:val="0"/>
      <w:divBdr>
        <w:top w:val="none" w:sz="0" w:space="0" w:color="auto"/>
        <w:left w:val="none" w:sz="0" w:space="0" w:color="auto"/>
        <w:bottom w:val="none" w:sz="0" w:space="0" w:color="auto"/>
        <w:right w:val="none" w:sz="0" w:space="0" w:color="auto"/>
      </w:divBdr>
    </w:div>
    <w:div w:id="1047098149">
      <w:marLeft w:val="0"/>
      <w:marRight w:val="0"/>
      <w:marTop w:val="0"/>
      <w:marBottom w:val="0"/>
      <w:divBdr>
        <w:top w:val="none" w:sz="0" w:space="0" w:color="auto"/>
        <w:left w:val="none" w:sz="0" w:space="0" w:color="auto"/>
        <w:bottom w:val="none" w:sz="0" w:space="0" w:color="auto"/>
        <w:right w:val="none" w:sz="0" w:space="0" w:color="auto"/>
      </w:divBdr>
    </w:div>
    <w:div w:id="1047098150">
      <w:marLeft w:val="0"/>
      <w:marRight w:val="0"/>
      <w:marTop w:val="0"/>
      <w:marBottom w:val="0"/>
      <w:divBdr>
        <w:top w:val="none" w:sz="0" w:space="0" w:color="auto"/>
        <w:left w:val="none" w:sz="0" w:space="0" w:color="auto"/>
        <w:bottom w:val="none" w:sz="0" w:space="0" w:color="auto"/>
        <w:right w:val="none" w:sz="0" w:space="0" w:color="auto"/>
      </w:divBdr>
    </w:div>
    <w:div w:id="1047098153">
      <w:marLeft w:val="0"/>
      <w:marRight w:val="0"/>
      <w:marTop w:val="0"/>
      <w:marBottom w:val="0"/>
      <w:divBdr>
        <w:top w:val="none" w:sz="0" w:space="0" w:color="auto"/>
        <w:left w:val="none" w:sz="0" w:space="0" w:color="auto"/>
        <w:bottom w:val="none" w:sz="0" w:space="0" w:color="auto"/>
        <w:right w:val="none" w:sz="0" w:space="0" w:color="auto"/>
      </w:divBdr>
    </w:div>
    <w:div w:id="1047098157">
      <w:marLeft w:val="0"/>
      <w:marRight w:val="0"/>
      <w:marTop w:val="0"/>
      <w:marBottom w:val="0"/>
      <w:divBdr>
        <w:top w:val="none" w:sz="0" w:space="0" w:color="auto"/>
        <w:left w:val="none" w:sz="0" w:space="0" w:color="auto"/>
        <w:bottom w:val="none" w:sz="0" w:space="0" w:color="auto"/>
        <w:right w:val="none" w:sz="0" w:space="0" w:color="auto"/>
      </w:divBdr>
    </w:div>
    <w:div w:id="1047098159">
      <w:marLeft w:val="0"/>
      <w:marRight w:val="0"/>
      <w:marTop w:val="0"/>
      <w:marBottom w:val="0"/>
      <w:divBdr>
        <w:top w:val="none" w:sz="0" w:space="0" w:color="auto"/>
        <w:left w:val="none" w:sz="0" w:space="0" w:color="auto"/>
        <w:bottom w:val="none" w:sz="0" w:space="0" w:color="auto"/>
        <w:right w:val="none" w:sz="0" w:space="0" w:color="auto"/>
      </w:divBdr>
    </w:div>
    <w:div w:id="1047098160">
      <w:marLeft w:val="0"/>
      <w:marRight w:val="0"/>
      <w:marTop w:val="0"/>
      <w:marBottom w:val="0"/>
      <w:divBdr>
        <w:top w:val="none" w:sz="0" w:space="0" w:color="auto"/>
        <w:left w:val="none" w:sz="0" w:space="0" w:color="auto"/>
        <w:bottom w:val="none" w:sz="0" w:space="0" w:color="auto"/>
        <w:right w:val="none" w:sz="0" w:space="0" w:color="auto"/>
      </w:divBdr>
    </w:div>
    <w:div w:id="1047098163">
      <w:marLeft w:val="0"/>
      <w:marRight w:val="0"/>
      <w:marTop w:val="0"/>
      <w:marBottom w:val="0"/>
      <w:divBdr>
        <w:top w:val="none" w:sz="0" w:space="0" w:color="auto"/>
        <w:left w:val="none" w:sz="0" w:space="0" w:color="auto"/>
        <w:bottom w:val="none" w:sz="0" w:space="0" w:color="auto"/>
        <w:right w:val="none" w:sz="0" w:space="0" w:color="auto"/>
      </w:divBdr>
    </w:div>
    <w:div w:id="1047098164">
      <w:marLeft w:val="0"/>
      <w:marRight w:val="0"/>
      <w:marTop w:val="0"/>
      <w:marBottom w:val="0"/>
      <w:divBdr>
        <w:top w:val="none" w:sz="0" w:space="0" w:color="auto"/>
        <w:left w:val="none" w:sz="0" w:space="0" w:color="auto"/>
        <w:bottom w:val="none" w:sz="0" w:space="0" w:color="auto"/>
        <w:right w:val="none" w:sz="0" w:space="0" w:color="auto"/>
      </w:divBdr>
    </w:div>
    <w:div w:id="1047098168">
      <w:marLeft w:val="0"/>
      <w:marRight w:val="0"/>
      <w:marTop w:val="0"/>
      <w:marBottom w:val="0"/>
      <w:divBdr>
        <w:top w:val="none" w:sz="0" w:space="0" w:color="auto"/>
        <w:left w:val="none" w:sz="0" w:space="0" w:color="auto"/>
        <w:bottom w:val="none" w:sz="0" w:space="0" w:color="auto"/>
        <w:right w:val="none" w:sz="0" w:space="0" w:color="auto"/>
      </w:divBdr>
    </w:div>
    <w:div w:id="1047098169">
      <w:marLeft w:val="0"/>
      <w:marRight w:val="0"/>
      <w:marTop w:val="0"/>
      <w:marBottom w:val="0"/>
      <w:divBdr>
        <w:top w:val="none" w:sz="0" w:space="0" w:color="auto"/>
        <w:left w:val="none" w:sz="0" w:space="0" w:color="auto"/>
        <w:bottom w:val="none" w:sz="0" w:space="0" w:color="auto"/>
        <w:right w:val="none" w:sz="0" w:space="0" w:color="auto"/>
      </w:divBdr>
    </w:div>
    <w:div w:id="1047098172">
      <w:marLeft w:val="0"/>
      <w:marRight w:val="0"/>
      <w:marTop w:val="0"/>
      <w:marBottom w:val="0"/>
      <w:divBdr>
        <w:top w:val="none" w:sz="0" w:space="0" w:color="auto"/>
        <w:left w:val="none" w:sz="0" w:space="0" w:color="auto"/>
        <w:bottom w:val="none" w:sz="0" w:space="0" w:color="auto"/>
        <w:right w:val="none" w:sz="0" w:space="0" w:color="auto"/>
      </w:divBdr>
    </w:div>
    <w:div w:id="1047098175">
      <w:marLeft w:val="0"/>
      <w:marRight w:val="0"/>
      <w:marTop w:val="0"/>
      <w:marBottom w:val="0"/>
      <w:divBdr>
        <w:top w:val="none" w:sz="0" w:space="0" w:color="auto"/>
        <w:left w:val="none" w:sz="0" w:space="0" w:color="auto"/>
        <w:bottom w:val="none" w:sz="0" w:space="0" w:color="auto"/>
        <w:right w:val="none" w:sz="0" w:space="0" w:color="auto"/>
      </w:divBdr>
    </w:div>
    <w:div w:id="1047098176">
      <w:marLeft w:val="0"/>
      <w:marRight w:val="0"/>
      <w:marTop w:val="0"/>
      <w:marBottom w:val="0"/>
      <w:divBdr>
        <w:top w:val="none" w:sz="0" w:space="0" w:color="auto"/>
        <w:left w:val="none" w:sz="0" w:space="0" w:color="auto"/>
        <w:bottom w:val="none" w:sz="0" w:space="0" w:color="auto"/>
        <w:right w:val="none" w:sz="0" w:space="0" w:color="auto"/>
      </w:divBdr>
    </w:div>
    <w:div w:id="1047098179">
      <w:marLeft w:val="0"/>
      <w:marRight w:val="0"/>
      <w:marTop w:val="0"/>
      <w:marBottom w:val="0"/>
      <w:divBdr>
        <w:top w:val="none" w:sz="0" w:space="0" w:color="auto"/>
        <w:left w:val="none" w:sz="0" w:space="0" w:color="auto"/>
        <w:bottom w:val="none" w:sz="0" w:space="0" w:color="auto"/>
        <w:right w:val="none" w:sz="0" w:space="0" w:color="auto"/>
      </w:divBdr>
    </w:div>
    <w:div w:id="1047098180">
      <w:marLeft w:val="0"/>
      <w:marRight w:val="0"/>
      <w:marTop w:val="0"/>
      <w:marBottom w:val="0"/>
      <w:divBdr>
        <w:top w:val="none" w:sz="0" w:space="0" w:color="auto"/>
        <w:left w:val="none" w:sz="0" w:space="0" w:color="auto"/>
        <w:bottom w:val="none" w:sz="0" w:space="0" w:color="auto"/>
        <w:right w:val="none" w:sz="0" w:space="0" w:color="auto"/>
      </w:divBdr>
    </w:div>
    <w:div w:id="1047098181">
      <w:marLeft w:val="0"/>
      <w:marRight w:val="0"/>
      <w:marTop w:val="0"/>
      <w:marBottom w:val="0"/>
      <w:divBdr>
        <w:top w:val="none" w:sz="0" w:space="0" w:color="auto"/>
        <w:left w:val="none" w:sz="0" w:space="0" w:color="auto"/>
        <w:bottom w:val="none" w:sz="0" w:space="0" w:color="auto"/>
        <w:right w:val="none" w:sz="0" w:space="0" w:color="auto"/>
      </w:divBdr>
    </w:div>
    <w:div w:id="1047098182">
      <w:marLeft w:val="0"/>
      <w:marRight w:val="0"/>
      <w:marTop w:val="0"/>
      <w:marBottom w:val="0"/>
      <w:divBdr>
        <w:top w:val="none" w:sz="0" w:space="0" w:color="auto"/>
        <w:left w:val="none" w:sz="0" w:space="0" w:color="auto"/>
        <w:bottom w:val="none" w:sz="0" w:space="0" w:color="auto"/>
        <w:right w:val="none" w:sz="0" w:space="0" w:color="auto"/>
      </w:divBdr>
    </w:div>
    <w:div w:id="1047098183">
      <w:marLeft w:val="0"/>
      <w:marRight w:val="0"/>
      <w:marTop w:val="0"/>
      <w:marBottom w:val="0"/>
      <w:divBdr>
        <w:top w:val="none" w:sz="0" w:space="0" w:color="auto"/>
        <w:left w:val="none" w:sz="0" w:space="0" w:color="auto"/>
        <w:bottom w:val="none" w:sz="0" w:space="0" w:color="auto"/>
        <w:right w:val="none" w:sz="0" w:space="0" w:color="auto"/>
      </w:divBdr>
    </w:div>
    <w:div w:id="1047098186">
      <w:marLeft w:val="0"/>
      <w:marRight w:val="0"/>
      <w:marTop w:val="0"/>
      <w:marBottom w:val="0"/>
      <w:divBdr>
        <w:top w:val="none" w:sz="0" w:space="0" w:color="auto"/>
        <w:left w:val="none" w:sz="0" w:space="0" w:color="auto"/>
        <w:bottom w:val="none" w:sz="0" w:space="0" w:color="auto"/>
        <w:right w:val="none" w:sz="0" w:space="0" w:color="auto"/>
      </w:divBdr>
      <w:divsChild>
        <w:div w:id="1047097910">
          <w:marLeft w:val="0"/>
          <w:marRight w:val="0"/>
          <w:marTop w:val="60"/>
          <w:marBottom w:val="60"/>
          <w:divBdr>
            <w:top w:val="none" w:sz="0" w:space="0" w:color="auto"/>
            <w:left w:val="none" w:sz="0" w:space="0" w:color="auto"/>
            <w:bottom w:val="none" w:sz="0" w:space="0" w:color="auto"/>
            <w:right w:val="none" w:sz="0" w:space="0" w:color="auto"/>
          </w:divBdr>
        </w:div>
        <w:div w:id="1047097958">
          <w:marLeft w:val="0"/>
          <w:marRight w:val="0"/>
          <w:marTop w:val="60"/>
          <w:marBottom w:val="60"/>
          <w:divBdr>
            <w:top w:val="none" w:sz="0" w:space="0" w:color="auto"/>
            <w:left w:val="none" w:sz="0" w:space="0" w:color="auto"/>
            <w:bottom w:val="none" w:sz="0" w:space="0" w:color="auto"/>
            <w:right w:val="none" w:sz="0" w:space="0" w:color="auto"/>
          </w:divBdr>
        </w:div>
        <w:div w:id="1047097999">
          <w:marLeft w:val="0"/>
          <w:marRight w:val="0"/>
          <w:marTop w:val="60"/>
          <w:marBottom w:val="60"/>
          <w:divBdr>
            <w:top w:val="none" w:sz="0" w:space="0" w:color="auto"/>
            <w:left w:val="none" w:sz="0" w:space="0" w:color="auto"/>
            <w:bottom w:val="none" w:sz="0" w:space="0" w:color="auto"/>
            <w:right w:val="none" w:sz="0" w:space="0" w:color="auto"/>
          </w:divBdr>
        </w:div>
        <w:div w:id="1047098075">
          <w:marLeft w:val="0"/>
          <w:marRight w:val="0"/>
          <w:marTop w:val="60"/>
          <w:marBottom w:val="60"/>
          <w:divBdr>
            <w:top w:val="none" w:sz="0" w:space="0" w:color="auto"/>
            <w:left w:val="none" w:sz="0" w:space="0" w:color="auto"/>
            <w:bottom w:val="none" w:sz="0" w:space="0" w:color="auto"/>
            <w:right w:val="none" w:sz="0" w:space="0" w:color="auto"/>
          </w:divBdr>
        </w:div>
        <w:div w:id="1047098083">
          <w:marLeft w:val="0"/>
          <w:marRight w:val="0"/>
          <w:marTop w:val="60"/>
          <w:marBottom w:val="60"/>
          <w:divBdr>
            <w:top w:val="none" w:sz="0" w:space="0" w:color="auto"/>
            <w:left w:val="none" w:sz="0" w:space="0" w:color="auto"/>
            <w:bottom w:val="none" w:sz="0" w:space="0" w:color="auto"/>
            <w:right w:val="none" w:sz="0" w:space="0" w:color="auto"/>
          </w:divBdr>
        </w:div>
        <w:div w:id="1047098167">
          <w:marLeft w:val="0"/>
          <w:marRight w:val="0"/>
          <w:marTop w:val="60"/>
          <w:marBottom w:val="60"/>
          <w:divBdr>
            <w:top w:val="none" w:sz="0" w:space="0" w:color="auto"/>
            <w:left w:val="none" w:sz="0" w:space="0" w:color="auto"/>
            <w:bottom w:val="none" w:sz="0" w:space="0" w:color="auto"/>
            <w:right w:val="none" w:sz="0" w:space="0" w:color="auto"/>
          </w:divBdr>
        </w:div>
        <w:div w:id="1047098185">
          <w:marLeft w:val="0"/>
          <w:marRight w:val="0"/>
          <w:marTop w:val="60"/>
          <w:marBottom w:val="60"/>
          <w:divBdr>
            <w:top w:val="none" w:sz="0" w:space="0" w:color="auto"/>
            <w:left w:val="none" w:sz="0" w:space="0" w:color="auto"/>
            <w:bottom w:val="none" w:sz="0" w:space="0" w:color="auto"/>
            <w:right w:val="none" w:sz="0" w:space="0" w:color="auto"/>
          </w:divBdr>
        </w:div>
        <w:div w:id="1047098212">
          <w:marLeft w:val="0"/>
          <w:marRight w:val="0"/>
          <w:marTop w:val="60"/>
          <w:marBottom w:val="60"/>
          <w:divBdr>
            <w:top w:val="none" w:sz="0" w:space="0" w:color="auto"/>
            <w:left w:val="none" w:sz="0" w:space="0" w:color="auto"/>
            <w:bottom w:val="none" w:sz="0" w:space="0" w:color="auto"/>
            <w:right w:val="none" w:sz="0" w:space="0" w:color="auto"/>
          </w:divBdr>
        </w:div>
        <w:div w:id="1047098274">
          <w:marLeft w:val="0"/>
          <w:marRight w:val="0"/>
          <w:marTop w:val="60"/>
          <w:marBottom w:val="60"/>
          <w:divBdr>
            <w:top w:val="none" w:sz="0" w:space="0" w:color="auto"/>
            <w:left w:val="none" w:sz="0" w:space="0" w:color="auto"/>
            <w:bottom w:val="none" w:sz="0" w:space="0" w:color="auto"/>
            <w:right w:val="none" w:sz="0" w:space="0" w:color="auto"/>
          </w:divBdr>
        </w:div>
      </w:divsChild>
    </w:div>
    <w:div w:id="1047098189">
      <w:marLeft w:val="0"/>
      <w:marRight w:val="0"/>
      <w:marTop w:val="0"/>
      <w:marBottom w:val="0"/>
      <w:divBdr>
        <w:top w:val="none" w:sz="0" w:space="0" w:color="auto"/>
        <w:left w:val="none" w:sz="0" w:space="0" w:color="auto"/>
        <w:bottom w:val="none" w:sz="0" w:space="0" w:color="auto"/>
        <w:right w:val="none" w:sz="0" w:space="0" w:color="auto"/>
      </w:divBdr>
      <w:divsChild>
        <w:div w:id="1047097939">
          <w:marLeft w:val="0"/>
          <w:marRight w:val="0"/>
          <w:marTop w:val="86"/>
          <w:marBottom w:val="0"/>
          <w:divBdr>
            <w:top w:val="none" w:sz="0" w:space="0" w:color="auto"/>
            <w:left w:val="none" w:sz="0" w:space="0" w:color="auto"/>
            <w:bottom w:val="none" w:sz="0" w:space="0" w:color="auto"/>
            <w:right w:val="none" w:sz="0" w:space="0" w:color="auto"/>
          </w:divBdr>
        </w:div>
        <w:div w:id="1047098099">
          <w:marLeft w:val="0"/>
          <w:marRight w:val="0"/>
          <w:marTop w:val="86"/>
          <w:marBottom w:val="0"/>
          <w:divBdr>
            <w:top w:val="none" w:sz="0" w:space="0" w:color="auto"/>
            <w:left w:val="none" w:sz="0" w:space="0" w:color="auto"/>
            <w:bottom w:val="none" w:sz="0" w:space="0" w:color="auto"/>
            <w:right w:val="none" w:sz="0" w:space="0" w:color="auto"/>
          </w:divBdr>
        </w:div>
        <w:div w:id="1047098117">
          <w:marLeft w:val="0"/>
          <w:marRight w:val="0"/>
          <w:marTop w:val="86"/>
          <w:marBottom w:val="0"/>
          <w:divBdr>
            <w:top w:val="none" w:sz="0" w:space="0" w:color="auto"/>
            <w:left w:val="none" w:sz="0" w:space="0" w:color="auto"/>
            <w:bottom w:val="none" w:sz="0" w:space="0" w:color="auto"/>
            <w:right w:val="none" w:sz="0" w:space="0" w:color="auto"/>
          </w:divBdr>
        </w:div>
      </w:divsChild>
    </w:div>
    <w:div w:id="1047098191">
      <w:marLeft w:val="0"/>
      <w:marRight w:val="0"/>
      <w:marTop w:val="0"/>
      <w:marBottom w:val="0"/>
      <w:divBdr>
        <w:top w:val="none" w:sz="0" w:space="0" w:color="auto"/>
        <w:left w:val="none" w:sz="0" w:space="0" w:color="auto"/>
        <w:bottom w:val="none" w:sz="0" w:space="0" w:color="auto"/>
        <w:right w:val="none" w:sz="0" w:space="0" w:color="auto"/>
      </w:divBdr>
    </w:div>
    <w:div w:id="1047098192">
      <w:marLeft w:val="0"/>
      <w:marRight w:val="0"/>
      <w:marTop w:val="0"/>
      <w:marBottom w:val="0"/>
      <w:divBdr>
        <w:top w:val="none" w:sz="0" w:space="0" w:color="auto"/>
        <w:left w:val="none" w:sz="0" w:space="0" w:color="auto"/>
        <w:bottom w:val="none" w:sz="0" w:space="0" w:color="auto"/>
        <w:right w:val="none" w:sz="0" w:space="0" w:color="auto"/>
      </w:divBdr>
    </w:div>
    <w:div w:id="1047098197">
      <w:marLeft w:val="0"/>
      <w:marRight w:val="0"/>
      <w:marTop w:val="0"/>
      <w:marBottom w:val="0"/>
      <w:divBdr>
        <w:top w:val="none" w:sz="0" w:space="0" w:color="auto"/>
        <w:left w:val="none" w:sz="0" w:space="0" w:color="auto"/>
        <w:bottom w:val="none" w:sz="0" w:space="0" w:color="auto"/>
        <w:right w:val="none" w:sz="0" w:space="0" w:color="auto"/>
      </w:divBdr>
    </w:div>
    <w:div w:id="1047098199">
      <w:marLeft w:val="0"/>
      <w:marRight w:val="0"/>
      <w:marTop w:val="0"/>
      <w:marBottom w:val="0"/>
      <w:divBdr>
        <w:top w:val="none" w:sz="0" w:space="0" w:color="auto"/>
        <w:left w:val="none" w:sz="0" w:space="0" w:color="auto"/>
        <w:bottom w:val="none" w:sz="0" w:space="0" w:color="auto"/>
        <w:right w:val="none" w:sz="0" w:space="0" w:color="auto"/>
      </w:divBdr>
    </w:div>
    <w:div w:id="1047098201">
      <w:marLeft w:val="0"/>
      <w:marRight w:val="0"/>
      <w:marTop w:val="0"/>
      <w:marBottom w:val="0"/>
      <w:divBdr>
        <w:top w:val="none" w:sz="0" w:space="0" w:color="auto"/>
        <w:left w:val="none" w:sz="0" w:space="0" w:color="auto"/>
        <w:bottom w:val="none" w:sz="0" w:space="0" w:color="auto"/>
        <w:right w:val="none" w:sz="0" w:space="0" w:color="auto"/>
      </w:divBdr>
    </w:div>
    <w:div w:id="1047098202">
      <w:marLeft w:val="0"/>
      <w:marRight w:val="0"/>
      <w:marTop w:val="0"/>
      <w:marBottom w:val="0"/>
      <w:divBdr>
        <w:top w:val="none" w:sz="0" w:space="0" w:color="auto"/>
        <w:left w:val="none" w:sz="0" w:space="0" w:color="auto"/>
        <w:bottom w:val="none" w:sz="0" w:space="0" w:color="auto"/>
        <w:right w:val="none" w:sz="0" w:space="0" w:color="auto"/>
      </w:divBdr>
    </w:div>
    <w:div w:id="1047098203">
      <w:marLeft w:val="0"/>
      <w:marRight w:val="0"/>
      <w:marTop w:val="0"/>
      <w:marBottom w:val="0"/>
      <w:divBdr>
        <w:top w:val="none" w:sz="0" w:space="0" w:color="auto"/>
        <w:left w:val="none" w:sz="0" w:space="0" w:color="auto"/>
        <w:bottom w:val="none" w:sz="0" w:space="0" w:color="auto"/>
        <w:right w:val="none" w:sz="0" w:space="0" w:color="auto"/>
      </w:divBdr>
    </w:div>
    <w:div w:id="1047098204">
      <w:marLeft w:val="0"/>
      <w:marRight w:val="0"/>
      <w:marTop w:val="0"/>
      <w:marBottom w:val="0"/>
      <w:divBdr>
        <w:top w:val="none" w:sz="0" w:space="0" w:color="auto"/>
        <w:left w:val="none" w:sz="0" w:space="0" w:color="auto"/>
        <w:bottom w:val="none" w:sz="0" w:space="0" w:color="auto"/>
        <w:right w:val="none" w:sz="0" w:space="0" w:color="auto"/>
      </w:divBdr>
      <w:divsChild>
        <w:div w:id="1047097962">
          <w:marLeft w:val="0"/>
          <w:marRight w:val="0"/>
          <w:marTop w:val="60"/>
          <w:marBottom w:val="60"/>
          <w:divBdr>
            <w:top w:val="none" w:sz="0" w:space="0" w:color="auto"/>
            <w:left w:val="none" w:sz="0" w:space="0" w:color="auto"/>
            <w:bottom w:val="none" w:sz="0" w:space="0" w:color="auto"/>
            <w:right w:val="none" w:sz="0" w:space="0" w:color="auto"/>
          </w:divBdr>
        </w:div>
        <w:div w:id="1047098015">
          <w:marLeft w:val="0"/>
          <w:marRight w:val="0"/>
          <w:marTop w:val="60"/>
          <w:marBottom w:val="60"/>
          <w:divBdr>
            <w:top w:val="none" w:sz="0" w:space="0" w:color="auto"/>
            <w:left w:val="none" w:sz="0" w:space="0" w:color="auto"/>
            <w:bottom w:val="none" w:sz="0" w:space="0" w:color="auto"/>
            <w:right w:val="none" w:sz="0" w:space="0" w:color="auto"/>
          </w:divBdr>
        </w:div>
        <w:div w:id="1047098081">
          <w:marLeft w:val="0"/>
          <w:marRight w:val="0"/>
          <w:marTop w:val="60"/>
          <w:marBottom w:val="60"/>
          <w:divBdr>
            <w:top w:val="none" w:sz="0" w:space="0" w:color="auto"/>
            <w:left w:val="none" w:sz="0" w:space="0" w:color="auto"/>
            <w:bottom w:val="none" w:sz="0" w:space="0" w:color="auto"/>
            <w:right w:val="none" w:sz="0" w:space="0" w:color="auto"/>
          </w:divBdr>
        </w:div>
        <w:div w:id="1047098106">
          <w:marLeft w:val="0"/>
          <w:marRight w:val="0"/>
          <w:marTop w:val="60"/>
          <w:marBottom w:val="60"/>
          <w:divBdr>
            <w:top w:val="none" w:sz="0" w:space="0" w:color="auto"/>
            <w:left w:val="none" w:sz="0" w:space="0" w:color="auto"/>
            <w:bottom w:val="none" w:sz="0" w:space="0" w:color="auto"/>
            <w:right w:val="none" w:sz="0" w:space="0" w:color="auto"/>
          </w:divBdr>
        </w:div>
        <w:div w:id="1047098120">
          <w:marLeft w:val="0"/>
          <w:marRight w:val="0"/>
          <w:marTop w:val="60"/>
          <w:marBottom w:val="60"/>
          <w:divBdr>
            <w:top w:val="none" w:sz="0" w:space="0" w:color="auto"/>
            <w:left w:val="none" w:sz="0" w:space="0" w:color="auto"/>
            <w:bottom w:val="none" w:sz="0" w:space="0" w:color="auto"/>
            <w:right w:val="none" w:sz="0" w:space="0" w:color="auto"/>
          </w:divBdr>
        </w:div>
        <w:div w:id="1047098261">
          <w:marLeft w:val="0"/>
          <w:marRight w:val="0"/>
          <w:marTop w:val="60"/>
          <w:marBottom w:val="60"/>
          <w:divBdr>
            <w:top w:val="none" w:sz="0" w:space="0" w:color="auto"/>
            <w:left w:val="none" w:sz="0" w:space="0" w:color="auto"/>
            <w:bottom w:val="none" w:sz="0" w:space="0" w:color="auto"/>
            <w:right w:val="none" w:sz="0" w:space="0" w:color="auto"/>
          </w:divBdr>
        </w:div>
      </w:divsChild>
    </w:div>
    <w:div w:id="1047098205">
      <w:marLeft w:val="0"/>
      <w:marRight w:val="0"/>
      <w:marTop w:val="0"/>
      <w:marBottom w:val="0"/>
      <w:divBdr>
        <w:top w:val="none" w:sz="0" w:space="0" w:color="auto"/>
        <w:left w:val="none" w:sz="0" w:space="0" w:color="auto"/>
        <w:bottom w:val="none" w:sz="0" w:space="0" w:color="auto"/>
        <w:right w:val="none" w:sz="0" w:space="0" w:color="auto"/>
      </w:divBdr>
    </w:div>
    <w:div w:id="1047098208">
      <w:marLeft w:val="0"/>
      <w:marRight w:val="0"/>
      <w:marTop w:val="0"/>
      <w:marBottom w:val="0"/>
      <w:divBdr>
        <w:top w:val="none" w:sz="0" w:space="0" w:color="auto"/>
        <w:left w:val="none" w:sz="0" w:space="0" w:color="auto"/>
        <w:bottom w:val="none" w:sz="0" w:space="0" w:color="auto"/>
        <w:right w:val="none" w:sz="0" w:space="0" w:color="auto"/>
      </w:divBdr>
    </w:div>
    <w:div w:id="1047098209">
      <w:marLeft w:val="0"/>
      <w:marRight w:val="0"/>
      <w:marTop w:val="0"/>
      <w:marBottom w:val="0"/>
      <w:divBdr>
        <w:top w:val="none" w:sz="0" w:space="0" w:color="auto"/>
        <w:left w:val="none" w:sz="0" w:space="0" w:color="auto"/>
        <w:bottom w:val="none" w:sz="0" w:space="0" w:color="auto"/>
        <w:right w:val="none" w:sz="0" w:space="0" w:color="auto"/>
      </w:divBdr>
    </w:div>
    <w:div w:id="1047098213">
      <w:marLeft w:val="0"/>
      <w:marRight w:val="0"/>
      <w:marTop w:val="0"/>
      <w:marBottom w:val="0"/>
      <w:divBdr>
        <w:top w:val="none" w:sz="0" w:space="0" w:color="auto"/>
        <w:left w:val="none" w:sz="0" w:space="0" w:color="auto"/>
        <w:bottom w:val="none" w:sz="0" w:space="0" w:color="auto"/>
        <w:right w:val="none" w:sz="0" w:space="0" w:color="auto"/>
      </w:divBdr>
    </w:div>
    <w:div w:id="1047098214">
      <w:marLeft w:val="0"/>
      <w:marRight w:val="0"/>
      <w:marTop w:val="0"/>
      <w:marBottom w:val="0"/>
      <w:divBdr>
        <w:top w:val="none" w:sz="0" w:space="0" w:color="auto"/>
        <w:left w:val="none" w:sz="0" w:space="0" w:color="auto"/>
        <w:bottom w:val="none" w:sz="0" w:space="0" w:color="auto"/>
        <w:right w:val="none" w:sz="0" w:space="0" w:color="auto"/>
      </w:divBdr>
    </w:div>
    <w:div w:id="1047098219">
      <w:marLeft w:val="0"/>
      <w:marRight w:val="0"/>
      <w:marTop w:val="0"/>
      <w:marBottom w:val="0"/>
      <w:divBdr>
        <w:top w:val="none" w:sz="0" w:space="0" w:color="auto"/>
        <w:left w:val="none" w:sz="0" w:space="0" w:color="auto"/>
        <w:bottom w:val="none" w:sz="0" w:space="0" w:color="auto"/>
        <w:right w:val="none" w:sz="0" w:space="0" w:color="auto"/>
      </w:divBdr>
    </w:div>
    <w:div w:id="1047098221">
      <w:marLeft w:val="0"/>
      <w:marRight w:val="0"/>
      <w:marTop w:val="0"/>
      <w:marBottom w:val="0"/>
      <w:divBdr>
        <w:top w:val="none" w:sz="0" w:space="0" w:color="auto"/>
        <w:left w:val="none" w:sz="0" w:space="0" w:color="auto"/>
        <w:bottom w:val="none" w:sz="0" w:space="0" w:color="auto"/>
        <w:right w:val="none" w:sz="0" w:space="0" w:color="auto"/>
      </w:divBdr>
    </w:div>
    <w:div w:id="1047098222">
      <w:marLeft w:val="0"/>
      <w:marRight w:val="0"/>
      <w:marTop w:val="0"/>
      <w:marBottom w:val="0"/>
      <w:divBdr>
        <w:top w:val="none" w:sz="0" w:space="0" w:color="auto"/>
        <w:left w:val="none" w:sz="0" w:space="0" w:color="auto"/>
        <w:bottom w:val="none" w:sz="0" w:space="0" w:color="auto"/>
        <w:right w:val="none" w:sz="0" w:space="0" w:color="auto"/>
      </w:divBdr>
      <w:divsChild>
        <w:div w:id="1047098038">
          <w:marLeft w:val="0"/>
          <w:marRight w:val="0"/>
          <w:marTop w:val="86"/>
          <w:marBottom w:val="0"/>
          <w:divBdr>
            <w:top w:val="none" w:sz="0" w:space="0" w:color="auto"/>
            <w:left w:val="none" w:sz="0" w:space="0" w:color="auto"/>
            <w:bottom w:val="none" w:sz="0" w:space="0" w:color="auto"/>
            <w:right w:val="none" w:sz="0" w:space="0" w:color="auto"/>
          </w:divBdr>
        </w:div>
        <w:div w:id="1047098273">
          <w:marLeft w:val="0"/>
          <w:marRight w:val="0"/>
          <w:marTop w:val="86"/>
          <w:marBottom w:val="0"/>
          <w:divBdr>
            <w:top w:val="none" w:sz="0" w:space="0" w:color="auto"/>
            <w:left w:val="none" w:sz="0" w:space="0" w:color="auto"/>
            <w:bottom w:val="none" w:sz="0" w:space="0" w:color="auto"/>
            <w:right w:val="none" w:sz="0" w:space="0" w:color="auto"/>
          </w:divBdr>
        </w:div>
      </w:divsChild>
    </w:div>
    <w:div w:id="1047098227">
      <w:marLeft w:val="0"/>
      <w:marRight w:val="0"/>
      <w:marTop w:val="0"/>
      <w:marBottom w:val="0"/>
      <w:divBdr>
        <w:top w:val="none" w:sz="0" w:space="0" w:color="auto"/>
        <w:left w:val="none" w:sz="0" w:space="0" w:color="auto"/>
        <w:bottom w:val="none" w:sz="0" w:space="0" w:color="auto"/>
        <w:right w:val="none" w:sz="0" w:space="0" w:color="auto"/>
      </w:divBdr>
    </w:div>
    <w:div w:id="1047098228">
      <w:marLeft w:val="0"/>
      <w:marRight w:val="0"/>
      <w:marTop w:val="0"/>
      <w:marBottom w:val="0"/>
      <w:divBdr>
        <w:top w:val="none" w:sz="0" w:space="0" w:color="auto"/>
        <w:left w:val="none" w:sz="0" w:space="0" w:color="auto"/>
        <w:bottom w:val="none" w:sz="0" w:space="0" w:color="auto"/>
        <w:right w:val="none" w:sz="0" w:space="0" w:color="auto"/>
      </w:divBdr>
    </w:div>
    <w:div w:id="1047098232">
      <w:marLeft w:val="0"/>
      <w:marRight w:val="0"/>
      <w:marTop w:val="0"/>
      <w:marBottom w:val="0"/>
      <w:divBdr>
        <w:top w:val="none" w:sz="0" w:space="0" w:color="auto"/>
        <w:left w:val="none" w:sz="0" w:space="0" w:color="auto"/>
        <w:bottom w:val="none" w:sz="0" w:space="0" w:color="auto"/>
        <w:right w:val="none" w:sz="0" w:space="0" w:color="auto"/>
      </w:divBdr>
      <w:divsChild>
        <w:div w:id="1047097926">
          <w:marLeft w:val="0"/>
          <w:marRight w:val="0"/>
          <w:marTop w:val="86"/>
          <w:marBottom w:val="0"/>
          <w:divBdr>
            <w:top w:val="none" w:sz="0" w:space="0" w:color="auto"/>
            <w:left w:val="none" w:sz="0" w:space="0" w:color="auto"/>
            <w:bottom w:val="none" w:sz="0" w:space="0" w:color="auto"/>
            <w:right w:val="none" w:sz="0" w:space="0" w:color="auto"/>
          </w:divBdr>
        </w:div>
        <w:div w:id="1047097932">
          <w:marLeft w:val="0"/>
          <w:marRight w:val="0"/>
          <w:marTop w:val="86"/>
          <w:marBottom w:val="0"/>
          <w:divBdr>
            <w:top w:val="none" w:sz="0" w:space="0" w:color="auto"/>
            <w:left w:val="none" w:sz="0" w:space="0" w:color="auto"/>
            <w:bottom w:val="none" w:sz="0" w:space="0" w:color="auto"/>
            <w:right w:val="none" w:sz="0" w:space="0" w:color="auto"/>
          </w:divBdr>
        </w:div>
        <w:div w:id="1047098005">
          <w:marLeft w:val="0"/>
          <w:marRight w:val="0"/>
          <w:marTop w:val="86"/>
          <w:marBottom w:val="0"/>
          <w:divBdr>
            <w:top w:val="none" w:sz="0" w:space="0" w:color="auto"/>
            <w:left w:val="none" w:sz="0" w:space="0" w:color="auto"/>
            <w:bottom w:val="none" w:sz="0" w:space="0" w:color="auto"/>
            <w:right w:val="none" w:sz="0" w:space="0" w:color="auto"/>
          </w:divBdr>
        </w:div>
        <w:div w:id="1047098130">
          <w:marLeft w:val="0"/>
          <w:marRight w:val="0"/>
          <w:marTop w:val="86"/>
          <w:marBottom w:val="0"/>
          <w:divBdr>
            <w:top w:val="none" w:sz="0" w:space="0" w:color="auto"/>
            <w:left w:val="none" w:sz="0" w:space="0" w:color="auto"/>
            <w:bottom w:val="none" w:sz="0" w:space="0" w:color="auto"/>
            <w:right w:val="none" w:sz="0" w:space="0" w:color="auto"/>
          </w:divBdr>
        </w:div>
        <w:div w:id="1047098147">
          <w:marLeft w:val="0"/>
          <w:marRight w:val="0"/>
          <w:marTop w:val="86"/>
          <w:marBottom w:val="0"/>
          <w:divBdr>
            <w:top w:val="none" w:sz="0" w:space="0" w:color="auto"/>
            <w:left w:val="none" w:sz="0" w:space="0" w:color="auto"/>
            <w:bottom w:val="none" w:sz="0" w:space="0" w:color="auto"/>
            <w:right w:val="none" w:sz="0" w:space="0" w:color="auto"/>
          </w:divBdr>
        </w:div>
        <w:div w:id="1047098223">
          <w:marLeft w:val="0"/>
          <w:marRight w:val="0"/>
          <w:marTop w:val="86"/>
          <w:marBottom w:val="0"/>
          <w:divBdr>
            <w:top w:val="none" w:sz="0" w:space="0" w:color="auto"/>
            <w:left w:val="none" w:sz="0" w:space="0" w:color="auto"/>
            <w:bottom w:val="none" w:sz="0" w:space="0" w:color="auto"/>
            <w:right w:val="none" w:sz="0" w:space="0" w:color="auto"/>
          </w:divBdr>
        </w:div>
        <w:div w:id="1047098236">
          <w:marLeft w:val="0"/>
          <w:marRight w:val="0"/>
          <w:marTop w:val="86"/>
          <w:marBottom w:val="0"/>
          <w:divBdr>
            <w:top w:val="none" w:sz="0" w:space="0" w:color="auto"/>
            <w:left w:val="none" w:sz="0" w:space="0" w:color="auto"/>
            <w:bottom w:val="none" w:sz="0" w:space="0" w:color="auto"/>
            <w:right w:val="none" w:sz="0" w:space="0" w:color="auto"/>
          </w:divBdr>
        </w:div>
      </w:divsChild>
    </w:div>
    <w:div w:id="1047098234">
      <w:marLeft w:val="0"/>
      <w:marRight w:val="0"/>
      <w:marTop w:val="0"/>
      <w:marBottom w:val="0"/>
      <w:divBdr>
        <w:top w:val="none" w:sz="0" w:space="0" w:color="auto"/>
        <w:left w:val="none" w:sz="0" w:space="0" w:color="auto"/>
        <w:bottom w:val="none" w:sz="0" w:space="0" w:color="auto"/>
        <w:right w:val="none" w:sz="0" w:space="0" w:color="auto"/>
      </w:divBdr>
      <w:divsChild>
        <w:div w:id="1047098063">
          <w:marLeft w:val="0"/>
          <w:marRight w:val="0"/>
          <w:marTop w:val="86"/>
          <w:marBottom w:val="0"/>
          <w:divBdr>
            <w:top w:val="none" w:sz="0" w:space="0" w:color="auto"/>
            <w:left w:val="none" w:sz="0" w:space="0" w:color="auto"/>
            <w:bottom w:val="none" w:sz="0" w:space="0" w:color="auto"/>
            <w:right w:val="none" w:sz="0" w:space="0" w:color="auto"/>
          </w:divBdr>
        </w:div>
        <w:div w:id="1047098162">
          <w:marLeft w:val="0"/>
          <w:marRight w:val="0"/>
          <w:marTop w:val="86"/>
          <w:marBottom w:val="0"/>
          <w:divBdr>
            <w:top w:val="none" w:sz="0" w:space="0" w:color="auto"/>
            <w:left w:val="none" w:sz="0" w:space="0" w:color="auto"/>
            <w:bottom w:val="none" w:sz="0" w:space="0" w:color="auto"/>
            <w:right w:val="none" w:sz="0" w:space="0" w:color="auto"/>
          </w:divBdr>
        </w:div>
      </w:divsChild>
    </w:div>
    <w:div w:id="1047098238">
      <w:marLeft w:val="0"/>
      <w:marRight w:val="0"/>
      <w:marTop w:val="0"/>
      <w:marBottom w:val="0"/>
      <w:divBdr>
        <w:top w:val="none" w:sz="0" w:space="0" w:color="auto"/>
        <w:left w:val="none" w:sz="0" w:space="0" w:color="auto"/>
        <w:bottom w:val="none" w:sz="0" w:space="0" w:color="auto"/>
        <w:right w:val="none" w:sz="0" w:space="0" w:color="auto"/>
      </w:divBdr>
    </w:div>
    <w:div w:id="1047098240">
      <w:marLeft w:val="0"/>
      <w:marRight w:val="0"/>
      <w:marTop w:val="0"/>
      <w:marBottom w:val="0"/>
      <w:divBdr>
        <w:top w:val="none" w:sz="0" w:space="0" w:color="auto"/>
        <w:left w:val="none" w:sz="0" w:space="0" w:color="auto"/>
        <w:bottom w:val="none" w:sz="0" w:space="0" w:color="auto"/>
        <w:right w:val="none" w:sz="0" w:space="0" w:color="auto"/>
      </w:divBdr>
    </w:div>
    <w:div w:id="1047098244">
      <w:marLeft w:val="0"/>
      <w:marRight w:val="0"/>
      <w:marTop w:val="0"/>
      <w:marBottom w:val="0"/>
      <w:divBdr>
        <w:top w:val="none" w:sz="0" w:space="0" w:color="auto"/>
        <w:left w:val="none" w:sz="0" w:space="0" w:color="auto"/>
        <w:bottom w:val="none" w:sz="0" w:space="0" w:color="auto"/>
        <w:right w:val="none" w:sz="0" w:space="0" w:color="auto"/>
      </w:divBdr>
    </w:div>
    <w:div w:id="1047098245">
      <w:marLeft w:val="0"/>
      <w:marRight w:val="0"/>
      <w:marTop w:val="0"/>
      <w:marBottom w:val="0"/>
      <w:divBdr>
        <w:top w:val="none" w:sz="0" w:space="0" w:color="auto"/>
        <w:left w:val="none" w:sz="0" w:space="0" w:color="auto"/>
        <w:bottom w:val="none" w:sz="0" w:space="0" w:color="auto"/>
        <w:right w:val="none" w:sz="0" w:space="0" w:color="auto"/>
      </w:divBdr>
      <w:divsChild>
        <w:div w:id="1047097984">
          <w:marLeft w:val="0"/>
          <w:marRight w:val="0"/>
          <w:marTop w:val="86"/>
          <w:marBottom w:val="0"/>
          <w:divBdr>
            <w:top w:val="none" w:sz="0" w:space="0" w:color="auto"/>
            <w:left w:val="none" w:sz="0" w:space="0" w:color="auto"/>
            <w:bottom w:val="none" w:sz="0" w:space="0" w:color="auto"/>
            <w:right w:val="none" w:sz="0" w:space="0" w:color="auto"/>
          </w:divBdr>
        </w:div>
        <w:div w:id="1047098077">
          <w:marLeft w:val="0"/>
          <w:marRight w:val="0"/>
          <w:marTop w:val="86"/>
          <w:marBottom w:val="0"/>
          <w:divBdr>
            <w:top w:val="none" w:sz="0" w:space="0" w:color="auto"/>
            <w:left w:val="none" w:sz="0" w:space="0" w:color="auto"/>
            <w:bottom w:val="none" w:sz="0" w:space="0" w:color="auto"/>
            <w:right w:val="none" w:sz="0" w:space="0" w:color="auto"/>
          </w:divBdr>
        </w:div>
        <w:div w:id="1047098100">
          <w:marLeft w:val="0"/>
          <w:marRight w:val="0"/>
          <w:marTop w:val="86"/>
          <w:marBottom w:val="0"/>
          <w:divBdr>
            <w:top w:val="none" w:sz="0" w:space="0" w:color="auto"/>
            <w:left w:val="none" w:sz="0" w:space="0" w:color="auto"/>
            <w:bottom w:val="none" w:sz="0" w:space="0" w:color="auto"/>
            <w:right w:val="none" w:sz="0" w:space="0" w:color="auto"/>
          </w:divBdr>
        </w:div>
        <w:div w:id="1047098239">
          <w:marLeft w:val="0"/>
          <w:marRight w:val="0"/>
          <w:marTop w:val="86"/>
          <w:marBottom w:val="0"/>
          <w:divBdr>
            <w:top w:val="none" w:sz="0" w:space="0" w:color="auto"/>
            <w:left w:val="none" w:sz="0" w:space="0" w:color="auto"/>
            <w:bottom w:val="none" w:sz="0" w:space="0" w:color="auto"/>
            <w:right w:val="none" w:sz="0" w:space="0" w:color="auto"/>
          </w:divBdr>
        </w:div>
        <w:div w:id="1047098254">
          <w:marLeft w:val="0"/>
          <w:marRight w:val="0"/>
          <w:marTop w:val="86"/>
          <w:marBottom w:val="0"/>
          <w:divBdr>
            <w:top w:val="none" w:sz="0" w:space="0" w:color="auto"/>
            <w:left w:val="none" w:sz="0" w:space="0" w:color="auto"/>
            <w:bottom w:val="none" w:sz="0" w:space="0" w:color="auto"/>
            <w:right w:val="none" w:sz="0" w:space="0" w:color="auto"/>
          </w:divBdr>
        </w:div>
        <w:div w:id="1047098256">
          <w:marLeft w:val="0"/>
          <w:marRight w:val="0"/>
          <w:marTop w:val="86"/>
          <w:marBottom w:val="0"/>
          <w:divBdr>
            <w:top w:val="none" w:sz="0" w:space="0" w:color="auto"/>
            <w:left w:val="none" w:sz="0" w:space="0" w:color="auto"/>
            <w:bottom w:val="none" w:sz="0" w:space="0" w:color="auto"/>
            <w:right w:val="none" w:sz="0" w:space="0" w:color="auto"/>
          </w:divBdr>
        </w:div>
      </w:divsChild>
    </w:div>
    <w:div w:id="1047098247">
      <w:marLeft w:val="0"/>
      <w:marRight w:val="0"/>
      <w:marTop w:val="0"/>
      <w:marBottom w:val="0"/>
      <w:divBdr>
        <w:top w:val="none" w:sz="0" w:space="0" w:color="auto"/>
        <w:left w:val="none" w:sz="0" w:space="0" w:color="auto"/>
        <w:bottom w:val="none" w:sz="0" w:space="0" w:color="auto"/>
        <w:right w:val="none" w:sz="0" w:space="0" w:color="auto"/>
      </w:divBdr>
    </w:div>
    <w:div w:id="1047098248">
      <w:marLeft w:val="0"/>
      <w:marRight w:val="0"/>
      <w:marTop w:val="0"/>
      <w:marBottom w:val="0"/>
      <w:divBdr>
        <w:top w:val="none" w:sz="0" w:space="0" w:color="auto"/>
        <w:left w:val="none" w:sz="0" w:space="0" w:color="auto"/>
        <w:bottom w:val="none" w:sz="0" w:space="0" w:color="auto"/>
        <w:right w:val="none" w:sz="0" w:space="0" w:color="auto"/>
      </w:divBdr>
    </w:div>
    <w:div w:id="1047098249">
      <w:marLeft w:val="0"/>
      <w:marRight w:val="0"/>
      <w:marTop w:val="0"/>
      <w:marBottom w:val="0"/>
      <w:divBdr>
        <w:top w:val="none" w:sz="0" w:space="0" w:color="auto"/>
        <w:left w:val="none" w:sz="0" w:space="0" w:color="auto"/>
        <w:bottom w:val="none" w:sz="0" w:space="0" w:color="auto"/>
        <w:right w:val="none" w:sz="0" w:space="0" w:color="auto"/>
      </w:divBdr>
    </w:div>
    <w:div w:id="1047098250">
      <w:marLeft w:val="0"/>
      <w:marRight w:val="0"/>
      <w:marTop w:val="0"/>
      <w:marBottom w:val="0"/>
      <w:divBdr>
        <w:top w:val="none" w:sz="0" w:space="0" w:color="auto"/>
        <w:left w:val="none" w:sz="0" w:space="0" w:color="auto"/>
        <w:bottom w:val="none" w:sz="0" w:space="0" w:color="auto"/>
        <w:right w:val="none" w:sz="0" w:space="0" w:color="auto"/>
      </w:divBdr>
    </w:div>
    <w:div w:id="1047098251">
      <w:marLeft w:val="0"/>
      <w:marRight w:val="0"/>
      <w:marTop w:val="0"/>
      <w:marBottom w:val="0"/>
      <w:divBdr>
        <w:top w:val="none" w:sz="0" w:space="0" w:color="auto"/>
        <w:left w:val="none" w:sz="0" w:space="0" w:color="auto"/>
        <w:bottom w:val="none" w:sz="0" w:space="0" w:color="auto"/>
        <w:right w:val="none" w:sz="0" w:space="0" w:color="auto"/>
      </w:divBdr>
    </w:div>
    <w:div w:id="1047098252">
      <w:marLeft w:val="0"/>
      <w:marRight w:val="0"/>
      <w:marTop w:val="0"/>
      <w:marBottom w:val="0"/>
      <w:divBdr>
        <w:top w:val="none" w:sz="0" w:space="0" w:color="auto"/>
        <w:left w:val="none" w:sz="0" w:space="0" w:color="auto"/>
        <w:bottom w:val="none" w:sz="0" w:space="0" w:color="auto"/>
        <w:right w:val="none" w:sz="0" w:space="0" w:color="auto"/>
      </w:divBdr>
    </w:div>
    <w:div w:id="1047098253">
      <w:marLeft w:val="0"/>
      <w:marRight w:val="0"/>
      <w:marTop w:val="0"/>
      <w:marBottom w:val="0"/>
      <w:divBdr>
        <w:top w:val="none" w:sz="0" w:space="0" w:color="auto"/>
        <w:left w:val="none" w:sz="0" w:space="0" w:color="auto"/>
        <w:bottom w:val="none" w:sz="0" w:space="0" w:color="auto"/>
        <w:right w:val="none" w:sz="0" w:space="0" w:color="auto"/>
      </w:divBdr>
    </w:div>
    <w:div w:id="1047098255">
      <w:marLeft w:val="0"/>
      <w:marRight w:val="0"/>
      <w:marTop w:val="0"/>
      <w:marBottom w:val="0"/>
      <w:divBdr>
        <w:top w:val="none" w:sz="0" w:space="0" w:color="auto"/>
        <w:left w:val="none" w:sz="0" w:space="0" w:color="auto"/>
        <w:bottom w:val="none" w:sz="0" w:space="0" w:color="auto"/>
        <w:right w:val="none" w:sz="0" w:space="0" w:color="auto"/>
      </w:divBdr>
    </w:div>
    <w:div w:id="1047098257">
      <w:marLeft w:val="0"/>
      <w:marRight w:val="0"/>
      <w:marTop w:val="0"/>
      <w:marBottom w:val="0"/>
      <w:divBdr>
        <w:top w:val="none" w:sz="0" w:space="0" w:color="auto"/>
        <w:left w:val="none" w:sz="0" w:space="0" w:color="auto"/>
        <w:bottom w:val="none" w:sz="0" w:space="0" w:color="auto"/>
        <w:right w:val="none" w:sz="0" w:space="0" w:color="auto"/>
      </w:divBdr>
    </w:div>
    <w:div w:id="1047098258">
      <w:marLeft w:val="0"/>
      <w:marRight w:val="0"/>
      <w:marTop w:val="0"/>
      <w:marBottom w:val="0"/>
      <w:divBdr>
        <w:top w:val="none" w:sz="0" w:space="0" w:color="auto"/>
        <w:left w:val="none" w:sz="0" w:space="0" w:color="auto"/>
        <w:bottom w:val="none" w:sz="0" w:space="0" w:color="auto"/>
        <w:right w:val="none" w:sz="0" w:space="0" w:color="auto"/>
      </w:divBdr>
    </w:div>
    <w:div w:id="1047098260">
      <w:marLeft w:val="0"/>
      <w:marRight w:val="0"/>
      <w:marTop w:val="0"/>
      <w:marBottom w:val="0"/>
      <w:divBdr>
        <w:top w:val="none" w:sz="0" w:space="0" w:color="auto"/>
        <w:left w:val="none" w:sz="0" w:space="0" w:color="auto"/>
        <w:bottom w:val="none" w:sz="0" w:space="0" w:color="auto"/>
        <w:right w:val="none" w:sz="0" w:space="0" w:color="auto"/>
      </w:divBdr>
    </w:div>
    <w:div w:id="1047098263">
      <w:marLeft w:val="0"/>
      <w:marRight w:val="0"/>
      <w:marTop w:val="0"/>
      <w:marBottom w:val="0"/>
      <w:divBdr>
        <w:top w:val="none" w:sz="0" w:space="0" w:color="auto"/>
        <w:left w:val="none" w:sz="0" w:space="0" w:color="auto"/>
        <w:bottom w:val="none" w:sz="0" w:space="0" w:color="auto"/>
        <w:right w:val="none" w:sz="0" w:space="0" w:color="auto"/>
      </w:divBdr>
    </w:div>
    <w:div w:id="1047098264">
      <w:marLeft w:val="0"/>
      <w:marRight w:val="0"/>
      <w:marTop w:val="0"/>
      <w:marBottom w:val="0"/>
      <w:divBdr>
        <w:top w:val="none" w:sz="0" w:space="0" w:color="auto"/>
        <w:left w:val="none" w:sz="0" w:space="0" w:color="auto"/>
        <w:bottom w:val="none" w:sz="0" w:space="0" w:color="auto"/>
        <w:right w:val="none" w:sz="0" w:space="0" w:color="auto"/>
      </w:divBdr>
    </w:div>
    <w:div w:id="1047098265">
      <w:marLeft w:val="0"/>
      <w:marRight w:val="0"/>
      <w:marTop w:val="0"/>
      <w:marBottom w:val="0"/>
      <w:divBdr>
        <w:top w:val="none" w:sz="0" w:space="0" w:color="auto"/>
        <w:left w:val="none" w:sz="0" w:space="0" w:color="auto"/>
        <w:bottom w:val="none" w:sz="0" w:space="0" w:color="auto"/>
        <w:right w:val="none" w:sz="0" w:space="0" w:color="auto"/>
      </w:divBdr>
    </w:div>
    <w:div w:id="1047098266">
      <w:marLeft w:val="0"/>
      <w:marRight w:val="0"/>
      <w:marTop w:val="0"/>
      <w:marBottom w:val="0"/>
      <w:divBdr>
        <w:top w:val="none" w:sz="0" w:space="0" w:color="auto"/>
        <w:left w:val="none" w:sz="0" w:space="0" w:color="auto"/>
        <w:bottom w:val="none" w:sz="0" w:space="0" w:color="auto"/>
        <w:right w:val="none" w:sz="0" w:space="0" w:color="auto"/>
      </w:divBdr>
    </w:div>
    <w:div w:id="1047098267">
      <w:marLeft w:val="0"/>
      <w:marRight w:val="0"/>
      <w:marTop w:val="0"/>
      <w:marBottom w:val="0"/>
      <w:divBdr>
        <w:top w:val="none" w:sz="0" w:space="0" w:color="auto"/>
        <w:left w:val="none" w:sz="0" w:space="0" w:color="auto"/>
        <w:bottom w:val="none" w:sz="0" w:space="0" w:color="auto"/>
        <w:right w:val="none" w:sz="0" w:space="0" w:color="auto"/>
      </w:divBdr>
    </w:div>
    <w:div w:id="1047098269">
      <w:marLeft w:val="0"/>
      <w:marRight w:val="0"/>
      <w:marTop w:val="0"/>
      <w:marBottom w:val="0"/>
      <w:divBdr>
        <w:top w:val="none" w:sz="0" w:space="0" w:color="auto"/>
        <w:left w:val="none" w:sz="0" w:space="0" w:color="auto"/>
        <w:bottom w:val="none" w:sz="0" w:space="0" w:color="auto"/>
        <w:right w:val="none" w:sz="0" w:space="0" w:color="auto"/>
      </w:divBdr>
    </w:div>
    <w:div w:id="1047098271">
      <w:marLeft w:val="0"/>
      <w:marRight w:val="0"/>
      <w:marTop w:val="0"/>
      <w:marBottom w:val="0"/>
      <w:divBdr>
        <w:top w:val="none" w:sz="0" w:space="0" w:color="auto"/>
        <w:left w:val="none" w:sz="0" w:space="0" w:color="auto"/>
        <w:bottom w:val="none" w:sz="0" w:space="0" w:color="auto"/>
        <w:right w:val="none" w:sz="0" w:space="0" w:color="auto"/>
      </w:divBdr>
    </w:div>
    <w:div w:id="1047098272">
      <w:marLeft w:val="0"/>
      <w:marRight w:val="0"/>
      <w:marTop w:val="0"/>
      <w:marBottom w:val="0"/>
      <w:divBdr>
        <w:top w:val="none" w:sz="0" w:space="0" w:color="auto"/>
        <w:left w:val="none" w:sz="0" w:space="0" w:color="auto"/>
        <w:bottom w:val="none" w:sz="0" w:space="0" w:color="auto"/>
        <w:right w:val="none" w:sz="0" w:space="0" w:color="auto"/>
      </w:divBdr>
    </w:div>
    <w:div w:id="1047098276">
      <w:marLeft w:val="0"/>
      <w:marRight w:val="0"/>
      <w:marTop w:val="0"/>
      <w:marBottom w:val="0"/>
      <w:divBdr>
        <w:top w:val="none" w:sz="0" w:space="0" w:color="auto"/>
        <w:left w:val="none" w:sz="0" w:space="0" w:color="auto"/>
        <w:bottom w:val="none" w:sz="0" w:space="0" w:color="auto"/>
        <w:right w:val="none" w:sz="0" w:space="0" w:color="auto"/>
      </w:divBdr>
    </w:div>
    <w:div w:id="1047098277">
      <w:marLeft w:val="0"/>
      <w:marRight w:val="0"/>
      <w:marTop w:val="0"/>
      <w:marBottom w:val="0"/>
      <w:divBdr>
        <w:top w:val="none" w:sz="0" w:space="0" w:color="auto"/>
        <w:left w:val="none" w:sz="0" w:space="0" w:color="auto"/>
        <w:bottom w:val="none" w:sz="0" w:space="0" w:color="auto"/>
        <w:right w:val="none" w:sz="0" w:space="0" w:color="auto"/>
      </w:divBdr>
    </w:div>
    <w:div w:id="1047098278">
      <w:marLeft w:val="0"/>
      <w:marRight w:val="0"/>
      <w:marTop w:val="0"/>
      <w:marBottom w:val="0"/>
      <w:divBdr>
        <w:top w:val="none" w:sz="0" w:space="0" w:color="auto"/>
        <w:left w:val="none" w:sz="0" w:space="0" w:color="auto"/>
        <w:bottom w:val="none" w:sz="0" w:space="0" w:color="auto"/>
        <w:right w:val="none" w:sz="0" w:space="0" w:color="auto"/>
      </w:divBdr>
    </w:div>
    <w:div w:id="1047098281">
      <w:marLeft w:val="0"/>
      <w:marRight w:val="0"/>
      <w:marTop w:val="0"/>
      <w:marBottom w:val="0"/>
      <w:divBdr>
        <w:top w:val="none" w:sz="0" w:space="0" w:color="auto"/>
        <w:left w:val="none" w:sz="0" w:space="0" w:color="auto"/>
        <w:bottom w:val="none" w:sz="0" w:space="0" w:color="auto"/>
        <w:right w:val="none" w:sz="0" w:space="0" w:color="auto"/>
      </w:divBdr>
    </w:div>
    <w:div w:id="1047098285">
      <w:marLeft w:val="0"/>
      <w:marRight w:val="0"/>
      <w:marTop w:val="0"/>
      <w:marBottom w:val="0"/>
      <w:divBdr>
        <w:top w:val="none" w:sz="0" w:space="0" w:color="auto"/>
        <w:left w:val="none" w:sz="0" w:space="0" w:color="auto"/>
        <w:bottom w:val="none" w:sz="0" w:space="0" w:color="auto"/>
        <w:right w:val="none" w:sz="0" w:space="0" w:color="auto"/>
      </w:divBdr>
    </w:div>
    <w:div w:id="1047098286">
      <w:marLeft w:val="0"/>
      <w:marRight w:val="0"/>
      <w:marTop w:val="0"/>
      <w:marBottom w:val="0"/>
      <w:divBdr>
        <w:top w:val="none" w:sz="0" w:space="0" w:color="auto"/>
        <w:left w:val="none" w:sz="0" w:space="0" w:color="auto"/>
        <w:bottom w:val="none" w:sz="0" w:space="0" w:color="auto"/>
        <w:right w:val="none" w:sz="0" w:space="0" w:color="auto"/>
      </w:divBdr>
    </w:div>
    <w:div w:id="1047098289">
      <w:marLeft w:val="0"/>
      <w:marRight w:val="0"/>
      <w:marTop w:val="0"/>
      <w:marBottom w:val="0"/>
      <w:divBdr>
        <w:top w:val="none" w:sz="0" w:space="0" w:color="auto"/>
        <w:left w:val="none" w:sz="0" w:space="0" w:color="auto"/>
        <w:bottom w:val="none" w:sz="0" w:space="0" w:color="auto"/>
        <w:right w:val="none" w:sz="0" w:space="0" w:color="auto"/>
      </w:divBdr>
    </w:div>
    <w:div w:id="1047098293">
      <w:marLeft w:val="0"/>
      <w:marRight w:val="0"/>
      <w:marTop w:val="0"/>
      <w:marBottom w:val="0"/>
      <w:divBdr>
        <w:top w:val="none" w:sz="0" w:space="0" w:color="auto"/>
        <w:left w:val="none" w:sz="0" w:space="0" w:color="auto"/>
        <w:bottom w:val="none" w:sz="0" w:space="0" w:color="auto"/>
        <w:right w:val="none" w:sz="0" w:space="0" w:color="auto"/>
      </w:divBdr>
    </w:div>
    <w:div w:id="1047098295">
      <w:marLeft w:val="0"/>
      <w:marRight w:val="0"/>
      <w:marTop w:val="0"/>
      <w:marBottom w:val="0"/>
      <w:divBdr>
        <w:top w:val="none" w:sz="0" w:space="0" w:color="auto"/>
        <w:left w:val="none" w:sz="0" w:space="0" w:color="auto"/>
        <w:bottom w:val="none" w:sz="0" w:space="0" w:color="auto"/>
        <w:right w:val="none" w:sz="0" w:space="0" w:color="auto"/>
      </w:divBdr>
    </w:div>
    <w:div w:id="1047098296">
      <w:marLeft w:val="0"/>
      <w:marRight w:val="0"/>
      <w:marTop w:val="0"/>
      <w:marBottom w:val="0"/>
      <w:divBdr>
        <w:top w:val="none" w:sz="0" w:space="0" w:color="auto"/>
        <w:left w:val="none" w:sz="0" w:space="0" w:color="auto"/>
        <w:bottom w:val="none" w:sz="0" w:space="0" w:color="auto"/>
        <w:right w:val="none" w:sz="0" w:space="0" w:color="auto"/>
      </w:divBdr>
    </w:div>
    <w:div w:id="1047098299">
      <w:marLeft w:val="0"/>
      <w:marRight w:val="0"/>
      <w:marTop w:val="0"/>
      <w:marBottom w:val="0"/>
      <w:divBdr>
        <w:top w:val="none" w:sz="0" w:space="0" w:color="auto"/>
        <w:left w:val="none" w:sz="0" w:space="0" w:color="auto"/>
        <w:bottom w:val="none" w:sz="0" w:space="0" w:color="auto"/>
        <w:right w:val="none" w:sz="0" w:space="0" w:color="auto"/>
      </w:divBdr>
    </w:div>
    <w:div w:id="1047098300">
      <w:marLeft w:val="0"/>
      <w:marRight w:val="0"/>
      <w:marTop w:val="0"/>
      <w:marBottom w:val="0"/>
      <w:divBdr>
        <w:top w:val="none" w:sz="0" w:space="0" w:color="auto"/>
        <w:left w:val="none" w:sz="0" w:space="0" w:color="auto"/>
        <w:bottom w:val="none" w:sz="0" w:space="0" w:color="auto"/>
        <w:right w:val="none" w:sz="0" w:space="0" w:color="auto"/>
      </w:divBdr>
    </w:div>
    <w:div w:id="1047098304">
      <w:marLeft w:val="0"/>
      <w:marRight w:val="0"/>
      <w:marTop w:val="0"/>
      <w:marBottom w:val="0"/>
      <w:divBdr>
        <w:top w:val="none" w:sz="0" w:space="0" w:color="auto"/>
        <w:left w:val="none" w:sz="0" w:space="0" w:color="auto"/>
        <w:bottom w:val="none" w:sz="0" w:space="0" w:color="auto"/>
        <w:right w:val="none" w:sz="0" w:space="0" w:color="auto"/>
      </w:divBdr>
    </w:div>
    <w:div w:id="1047098305">
      <w:marLeft w:val="0"/>
      <w:marRight w:val="0"/>
      <w:marTop w:val="0"/>
      <w:marBottom w:val="0"/>
      <w:divBdr>
        <w:top w:val="none" w:sz="0" w:space="0" w:color="auto"/>
        <w:left w:val="none" w:sz="0" w:space="0" w:color="auto"/>
        <w:bottom w:val="none" w:sz="0" w:space="0" w:color="auto"/>
        <w:right w:val="none" w:sz="0" w:space="0" w:color="auto"/>
      </w:divBdr>
    </w:div>
    <w:div w:id="1047098308">
      <w:marLeft w:val="0"/>
      <w:marRight w:val="0"/>
      <w:marTop w:val="0"/>
      <w:marBottom w:val="0"/>
      <w:divBdr>
        <w:top w:val="none" w:sz="0" w:space="0" w:color="auto"/>
        <w:left w:val="none" w:sz="0" w:space="0" w:color="auto"/>
        <w:bottom w:val="none" w:sz="0" w:space="0" w:color="auto"/>
        <w:right w:val="none" w:sz="0" w:space="0" w:color="auto"/>
      </w:divBdr>
    </w:div>
    <w:div w:id="1047098311">
      <w:marLeft w:val="0"/>
      <w:marRight w:val="0"/>
      <w:marTop w:val="0"/>
      <w:marBottom w:val="0"/>
      <w:divBdr>
        <w:top w:val="none" w:sz="0" w:space="0" w:color="auto"/>
        <w:left w:val="none" w:sz="0" w:space="0" w:color="auto"/>
        <w:bottom w:val="none" w:sz="0" w:space="0" w:color="auto"/>
        <w:right w:val="none" w:sz="0" w:space="0" w:color="auto"/>
      </w:divBdr>
    </w:div>
    <w:div w:id="1047098312">
      <w:marLeft w:val="0"/>
      <w:marRight w:val="0"/>
      <w:marTop w:val="0"/>
      <w:marBottom w:val="0"/>
      <w:divBdr>
        <w:top w:val="none" w:sz="0" w:space="0" w:color="auto"/>
        <w:left w:val="none" w:sz="0" w:space="0" w:color="auto"/>
        <w:bottom w:val="none" w:sz="0" w:space="0" w:color="auto"/>
        <w:right w:val="none" w:sz="0" w:space="0" w:color="auto"/>
      </w:divBdr>
    </w:div>
    <w:div w:id="1047098315">
      <w:marLeft w:val="0"/>
      <w:marRight w:val="0"/>
      <w:marTop w:val="0"/>
      <w:marBottom w:val="0"/>
      <w:divBdr>
        <w:top w:val="none" w:sz="0" w:space="0" w:color="auto"/>
        <w:left w:val="none" w:sz="0" w:space="0" w:color="auto"/>
        <w:bottom w:val="none" w:sz="0" w:space="0" w:color="auto"/>
        <w:right w:val="none" w:sz="0" w:space="0" w:color="auto"/>
      </w:divBdr>
    </w:div>
    <w:div w:id="1047098316">
      <w:marLeft w:val="0"/>
      <w:marRight w:val="0"/>
      <w:marTop w:val="0"/>
      <w:marBottom w:val="0"/>
      <w:divBdr>
        <w:top w:val="none" w:sz="0" w:space="0" w:color="auto"/>
        <w:left w:val="none" w:sz="0" w:space="0" w:color="auto"/>
        <w:bottom w:val="none" w:sz="0" w:space="0" w:color="auto"/>
        <w:right w:val="none" w:sz="0" w:space="0" w:color="auto"/>
      </w:divBdr>
    </w:div>
    <w:div w:id="1047098317">
      <w:marLeft w:val="0"/>
      <w:marRight w:val="0"/>
      <w:marTop w:val="0"/>
      <w:marBottom w:val="0"/>
      <w:divBdr>
        <w:top w:val="none" w:sz="0" w:space="0" w:color="auto"/>
        <w:left w:val="none" w:sz="0" w:space="0" w:color="auto"/>
        <w:bottom w:val="none" w:sz="0" w:space="0" w:color="auto"/>
        <w:right w:val="none" w:sz="0" w:space="0" w:color="auto"/>
      </w:divBdr>
    </w:div>
    <w:div w:id="1047098318">
      <w:marLeft w:val="0"/>
      <w:marRight w:val="0"/>
      <w:marTop w:val="0"/>
      <w:marBottom w:val="0"/>
      <w:divBdr>
        <w:top w:val="none" w:sz="0" w:space="0" w:color="auto"/>
        <w:left w:val="none" w:sz="0" w:space="0" w:color="auto"/>
        <w:bottom w:val="none" w:sz="0" w:space="0" w:color="auto"/>
        <w:right w:val="none" w:sz="0" w:space="0" w:color="auto"/>
      </w:divBdr>
    </w:div>
    <w:div w:id="1047098319">
      <w:marLeft w:val="0"/>
      <w:marRight w:val="0"/>
      <w:marTop w:val="0"/>
      <w:marBottom w:val="0"/>
      <w:divBdr>
        <w:top w:val="none" w:sz="0" w:space="0" w:color="auto"/>
        <w:left w:val="none" w:sz="0" w:space="0" w:color="auto"/>
        <w:bottom w:val="none" w:sz="0" w:space="0" w:color="auto"/>
        <w:right w:val="none" w:sz="0" w:space="0" w:color="auto"/>
      </w:divBdr>
    </w:div>
    <w:div w:id="1047098322">
      <w:marLeft w:val="0"/>
      <w:marRight w:val="0"/>
      <w:marTop w:val="0"/>
      <w:marBottom w:val="0"/>
      <w:divBdr>
        <w:top w:val="none" w:sz="0" w:space="0" w:color="auto"/>
        <w:left w:val="none" w:sz="0" w:space="0" w:color="auto"/>
        <w:bottom w:val="none" w:sz="0" w:space="0" w:color="auto"/>
        <w:right w:val="none" w:sz="0" w:space="0" w:color="auto"/>
      </w:divBdr>
      <w:divsChild>
        <w:div w:id="1047097662">
          <w:marLeft w:val="0"/>
          <w:marRight w:val="0"/>
          <w:marTop w:val="60"/>
          <w:marBottom w:val="60"/>
          <w:divBdr>
            <w:top w:val="none" w:sz="0" w:space="0" w:color="auto"/>
            <w:left w:val="none" w:sz="0" w:space="0" w:color="auto"/>
            <w:bottom w:val="none" w:sz="0" w:space="0" w:color="auto"/>
            <w:right w:val="none" w:sz="0" w:space="0" w:color="auto"/>
          </w:divBdr>
        </w:div>
        <w:div w:id="1047097710">
          <w:marLeft w:val="0"/>
          <w:marRight w:val="0"/>
          <w:marTop w:val="60"/>
          <w:marBottom w:val="60"/>
          <w:divBdr>
            <w:top w:val="none" w:sz="0" w:space="0" w:color="auto"/>
            <w:left w:val="none" w:sz="0" w:space="0" w:color="auto"/>
            <w:bottom w:val="none" w:sz="0" w:space="0" w:color="auto"/>
            <w:right w:val="none" w:sz="0" w:space="0" w:color="auto"/>
          </w:divBdr>
        </w:div>
        <w:div w:id="1047097751">
          <w:marLeft w:val="0"/>
          <w:marRight w:val="0"/>
          <w:marTop w:val="60"/>
          <w:marBottom w:val="60"/>
          <w:divBdr>
            <w:top w:val="none" w:sz="0" w:space="0" w:color="auto"/>
            <w:left w:val="none" w:sz="0" w:space="0" w:color="auto"/>
            <w:bottom w:val="none" w:sz="0" w:space="0" w:color="auto"/>
            <w:right w:val="none" w:sz="0" w:space="0" w:color="auto"/>
          </w:divBdr>
        </w:div>
        <w:div w:id="1047097827">
          <w:marLeft w:val="0"/>
          <w:marRight w:val="0"/>
          <w:marTop w:val="60"/>
          <w:marBottom w:val="60"/>
          <w:divBdr>
            <w:top w:val="none" w:sz="0" w:space="0" w:color="auto"/>
            <w:left w:val="none" w:sz="0" w:space="0" w:color="auto"/>
            <w:bottom w:val="none" w:sz="0" w:space="0" w:color="auto"/>
            <w:right w:val="none" w:sz="0" w:space="0" w:color="auto"/>
          </w:divBdr>
        </w:div>
        <w:div w:id="1047097835">
          <w:marLeft w:val="0"/>
          <w:marRight w:val="0"/>
          <w:marTop w:val="60"/>
          <w:marBottom w:val="60"/>
          <w:divBdr>
            <w:top w:val="none" w:sz="0" w:space="0" w:color="auto"/>
            <w:left w:val="none" w:sz="0" w:space="0" w:color="auto"/>
            <w:bottom w:val="none" w:sz="0" w:space="0" w:color="auto"/>
            <w:right w:val="none" w:sz="0" w:space="0" w:color="auto"/>
          </w:divBdr>
        </w:div>
        <w:div w:id="1047098303">
          <w:marLeft w:val="0"/>
          <w:marRight w:val="0"/>
          <w:marTop w:val="60"/>
          <w:marBottom w:val="60"/>
          <w:divBdr>
            <w:top w:val="none" w:sz="0" w:space="0" w:color="auto"/>
            <w:left w:val="none" w:sz="0" w:space="0" w:color="auto"/>
            <w:bottom w:val="none" w:sz="0" w:space="0" w:color="auto"/>
            <w:right w:val="none" w:sz="0" w:space="0" w:color="auto"/>
          </w:divBdr>
        </w:div>
        <w:div w:id="1047098321">
          <w:marLeft w:val="0"/>
          <w:marRight w:val="0"/>
          <w:marTop w:val="60"/>
          <w:marBottom w:val="60"/>
          <w:divBdr>
            <w:top w:val="none" w:sz="0" w:space="0" w:color="auto"/>
            <w:left w:val="none" w:sz="0" w:space="0" w:color="auto"/>
            <w:bottom w:val="none" w:sz="0" w:space="0" w:color="auto"/>
            <w:right w:val="none" w:sz="0" w:space="0" w:color="auto"/>
          </w:divBdr>
        </w:div>
        <w:div w:id="1047098348">
          <w:marLeft w:val="0"/>
          <w:marRight w:val="0"/>
          <w:marTop w:val="60"/>
          <w:marBottom w:val="60"/>
          <w:divBdr>
            <w:top w:val="none" w:sz="0" w:space="0" w:color="auto"/>
            <w:left w:val="none" w:sz="0" w:space="0" w:color="auto"/>
            <w:bottom w:val="none" w:sz="0" w:space="0" w:color="auto"/>
            <w:right w:val="none" w:sz="0" w:space="0" w:color="auto"/>
          </w:divBdr>
        </w:div>
        <w:div w:id="1047098410">
          <w:marLeft w:val="0"/>
          <w:marRight w:val="0"/>
          <w:marTop w:val="60"/>
          <w:marBottom w:val="60"/>
          <w:divBdr>
            <w:top w:val="none" w:sz="0" w:space="0" w:color="auto"/>
            <w:left w:val="none" w:sz="0" w:space="0" w:color="auto"/>
            <w:bottom w:val="none" w:sz="0" w:space="0" w:color="auto"/>
            <w:right w:val="none" w:sz="0" w:space="0" w:color="auto"/>
          </w:divBdr>
        </w:div>
      </w:divsChild>
    </w:div>
    <w:div w:id="1047098325">
      <w:marLeft w:val="0"/>
      <w:marRight w:val="0"/>
      <w:marTop w:val="0"/>
      <w:marBottom w:val="0"/>
      <w:divBdr>
        <w:top w:val="none" w:sz="0" w:space="0" w:color="auto"/>
        <w:left w:val="none" w:sz="0" w:space="0" w:color="auto"/>
        <w:bottom w:val="none" w:sz="0" w:space="0" w:color="auto"/>
        <w:right w:val="none" w:sz="0" w:space="0" w:color="auto"/>
      </w:divBdr>
      <w:divsChild>
        <w:div w:id="1047097691">
          <w:marLeft w:val="0"/>
          <w:marRight w:val="0"/>
          <w:marTop w:val="86"/>
          <w:marBottom w:val="0"/>
          <w:divBdr>
            <w:top w:val="none" w:sz="0" w:space="0" w:color="auto"/>
            <w:left w:val="none" w:sz="0" w:space="0" w:color="auto"/>
            <w:bottom w:val="none" w:sz="0" w:space="0" w:color="auto"/>
            <w:right w:val="none" w:sz="0" w:space="0" w:color="auto"/>
          </w:divBdr>
        </w:div>
        <w:div w:id="1047097851">
          <w:marLeft w:val="0"/>
          <w:marRight w:val="0"/>
          <w:marTop w:val="86"/>
          <w:marBottom w:val="0"/>
          <w:divBdr>
            <w:top w:val="none" w:sz="0" w:space="0" w:color="auto"/>
            <w:left w:val="none" w:sz="0" w:space="0" w:color="auto"/>
            <w:bottom w:val="none" w:sz="0" w:space="0" w:color="auto"/>
            <w:right w:val="none" w:sz="0" w:space="0" w:color="auto"/>
          </w:divBdr>
        </w:div>
        <w:div w:id="1047097869">
          <w:marLeft w:val="0"/>
          <w:marRight w:val="0"/>
          <w:marTop w:val="86"/>
          <w:marBottom w:val="0"/>
          <w:divBdr>
            <w:top w:val="none" w:sz="0" w:space="0" w:color="auto"/>
            <w:left w:val="none" w:sz="0" w:space="0" w:color="auto"/>
            <w:bottom w:val="none" w:sz="0" w:space="0" w:color="auto"/>
            <w:right w:val="none" w:sz="0" w:space="0" w:color="auto"/>
          </w:divBdr>
        </w:div>
      </w:divsChild>
    </w:div>
    <w:div w:id="1047098327">
      <w:marLeft w:val="0"/>
      <w:marRight w:val="0"/>
      <w:marTop w:val="0"/>
      <w:marBottom w:val="0"/>
      <w:divBdr>
        <w:top w:val="none" w:sz="0" w:space="0" w:color="auto"/>
        <w:left w:val="none" w:sz="0" w:space="0" w:color="auto"/>
        <w:bottom w:val="none" w:sz="0" w:space="0" w:color="auto"/>
        <w:right w:val="none" w:sz="0" w:space="0" w:color="auto"/>
      </w:divBdr>
    </w:div>
    <w:div w:id="1047098328">
      <w:marLeft w:val="0"/>
      <w:marRight w:val="0"/>
      <w:marTop w:val="0"/>
      <w:marBottom w:val="0"/>
      <w:divBdr>
        <w:top w:val="none" w:sz="0" w:space="0" w:color="auto"/>
        <w:left w:val="none" w:sz="0" w:space="0" w:color="auto"/>
        <w:bottom w:val="none" w:sz="0" w:space="0" w:color="auto"/>
        <w:right w:val="none" w:sz="0" w:space="0" w:color="auto"/>
      </w:divBdr>
    </w:div>
    <w:div w:id="1047098333">
      <w:marLeft w:val="0"/>
      <w:marRight w:val="0"/>
      <w:marTop w:val="0"/>
      <w:marBottom w:val="0"/>
      <w:divBdr>
        <w:top w:val="none" w:sz="0" w:space="0" w:color="auto"/>
        <w:left w:val="none" w:sz="0" w:space="0" w:color="auto"/>
        <w:bottom w:val="none" w:sz="0" w:space="0" w:color="auto"/>
        <w:right w:val="none" w:sz="0" w:space="0" w:color="auto"/>
      </w:divBdr>
    </w:div>
    <w:div w:id="1047098335">
      <w:marLeft w:val="0"/>
      <w:marRight w:val="0"/>
      <w:marTop w:val="0"/>
      <w:marBottom w:val="0"/>
      <w:divBdr>
        <w:top w:val="none" w:sz="0" w:space="0" w:color="auto"/>
        <w:left w:val="none" w:sz="0" w:space="0" w:color="auto"/>
        <w:bottom w:val="none" w:sz="0" w:space="0" w:color="auto"/>
        <w:right w:val="none" w:sz="0" w:space="0" w:color="auto"/>
      </w:divBdr>
    </w:div>
    <w:div w:id="1047098337">
      <w:marLeft w:val="0"/>
      <w:marRight w:val="0"/>
      <w:marTop w:val="0"/>
      <w:marBottom w:val="0"/>
      <w:divBdr>
        <w:top w:val="none" w:sz="0" w:space="0" w:color="auto"/>
        <w:left w:val="none" w:sz="0" w:space="0" w:color="auto"/>
        <w:bottom w:val="none" w:sz="0" w:space="0" w:color="auto"/>
        <w:right w:val="none" w:sz="0" w:space="0" w:color="auto"/>
      </w:divBdr>
    </w:div>
    <w:div w:id="1047098338">
      <w:marLeft w:val="0"/>
      <w:marRight w:val="0"/>
      <w:marTop w:val="0"/>
      <w:marBottom w:val="0"/>
      <w:divBdr>
        <w:top w:val="none" w:sz="0" w:space="0" w:color="auto"/>
        <w:left w:val="none" w:sz="0" w:space="0" w:color="auto"/>
        <w:bottom w:val="none" w:sz="0" w:space="0" w:color="auto"/>
        <w:right w:val="none" w:sz="0" w:space="0" w:color="auto"/>
      </w:divBdr>
    </w:div>
    <w:div w:id="1047098339">
      <w:marLeft w:val="0"/>
      <w:marRight w:val="0"/>
      <w:marTop w:val="0"/>
      <w:marBottom w:val="0"/>
      <w:divBdr>
        <w:top w:val="none" w:sz="0" w:space="0" w:color="auto"/>
        <w:left w:val="none" w:sz="0" w:space="0" w:color="auto"/>
        <w:bottom w:val="none" w:sz="0" w:space="0" w:color="auto"/>
        <w:right w:val="none" w:sz="0" w:space="0" w:color="auto"/>
      </w:divBdr>
    </w:div>
    <w:div w:id="1047098340">
      <w:marLeft w:val="0"/>
      <w:marRight w:val="0"/>
      <w:marTop w:val="0"/>
      <w:marBottom w:val="0"/>
      <w:divBdr>
        <w:top w:val="none" w:sz="0" w:space="0" w:color="auto"/>
        <w:left w:val="none" w:sz="0" w:space="0" w:color="auto"/>
        <w:bottom w:val="none" w:sz="0" w:space="0" w:color="auto"/>
        <w:right w:val="none" w:sz="0" w:space="0" w:color="auto"/>
      </w:divBdr>
      <w:divsChild>
        <w:div w:id="1047097714">
          <w:marLeft w:val="0"/>
          <w:marRight w:val="0"/>
          <w:marTop w:val="60"/>
          <w:marBottom w:val="60"/>
          <w:divBdr>
            <w:top w:val="none" w:sz="0" w:space="0" w:color="auto"/>
            <w:left w:val="none" w:sz="0" w:space="0" w:color="auto"/>
            <w:bottom w:val="none" w:sz="0" w:space="0" w:color="auto"/>
            <w:right w:val="none" w:sz="0" w:space="0" w:color="auto"/>
          </w:divBdr>
        </w:div>
        <w:div w:id="1047097767">
          <w:marLeft w:val="0"/>
          <w:marRight w:val="0"/>
          <w:marTop w:val="60"/>
          <w:marBottom w:val="60"/>
          <w:divBdr>
            <w:top w:val="none" w:sz="0" w:space="0" w:color="auto"/>
            <w:left w:val="none" w:sz="0" w:space="0" w:color="auto"/>
            <w:bottom w:val="none" w:sz="0" w:space="0" w:color="auto"/>
            <w:right w:val="none" w:sz="0" w:space="0" w:color="auto"/>
          </w:divBdr>
        </w:div>
        <w:div w:id="1047097833">
          <w:marLeft w:val="0"/>
          <w:marRight w:val="0"/>
          <w:marTop w:val="60"/>
          <w:marBottom w:val="60"/>
          <w:divBdr>
            <w:top w:val="none" w:sz="0" w:space="0" w:color="auto"/>
            <w:left w:val="none" w:sz="0" w:space="0" w:color="auto"/>
            <w:bottom w:val="none" w:sz="0" w:space="0" w:color="auto"/>
            <w:right w:val="none" w:sz="0" w:space="0" w:color="auto"/>
          </w:divBdr>
        </w:div>
        <w:div w:id="1047097858">
          <w:marLeft w:val="0"/>
          <w:marRight w:val="0"/>
          <w:marTop w:val="60"/>
          <w:marBottom w:val="60"/>
          <w:divBdr>
            <w:top w:val="none" w:sz="0" w:space="0" w:color="auto"/>
            <w:left w:val="none" w:sz="0" w:space="0" w:color="auto"/>
            <w:bottom w:val="none" w:sz="0" w:space="0" w:color="auto"/>
            <w:right w:val="none" w:sz="0" w:space="0" w:color="auto"/>
          </w:divBdr>
        </w:div>
        <w:div w:id="1047097872">
          <w:marLeft w:val="0"/>
          <w:marRight w:val="0"/>
          <w:marTop w:val="60"/>
          <w:marBottom w:val="60"/>
          <w:divBdr>
            <w:top w:val="none" w:sz="0" w:space="0" w:color="auto"/>
            <w:left w:val="none" w:sz="0" w:space="0" w:color="auto"/>
            <w:bottom w:val="none" w:sz="0" w:space="0" w:color="auto"/>
            <w:right w:val="none" w:sz="0" w:space="0" w:color="auto"/>
          </w:divBdr>
        </w:div>
        <w:div w:id="1047098397">
          <w:marLeft w:val="0"/>
          <w:marRight w:val="0"/>
          <w:marTop w:val="60"/>
          <w:marBottom w:val="60"/>
          <w:divBdr>
            <w:top w:val="none" w:sz="0" w:space="0" w:color="auto"/>
            <w:left w:val="none" w:sz="0" w:space="0" w:color="auto"/>
            <w:bottom w:val="none" w:sz="0" w:space="0" w:color="auto"/>
            <w:right w:val="none" w:sz="0" w:space="0" w:color="auto"/>
          </w:divBdr>
        </w:div>
      </w:divsChild>
    </w:div>
    <w:div w:id="1047098341">
      <w:marLeft w:val="0"/>
      <w:marRight w:val="0"/>
      <w:marTop w:val="0"/>
      <w:marBottom w:val="0"/>
      <w:divBdr>
        <w:top w:val="none" w:sz="0" w:space="0" w:color="auto"/>
        <w:left w:val="none" w:sz="0" w:space="0" w:color="auto"/>
        <w:bottom w:val="none" w:sz="0" w:space="0" w:color="auto"/>
        <w:right w:val="none" w:sz="0" w:space="0" w:color="auto"/>
      </w:divBdr>
    </w:div>
    <w:div w:id="1047098344">
      <w:marLeft w:val="0"/>
      <w:marRight w:val="0"/>
      <w:marTop w:val="0"/>
      <w:marBottom w:val="0"/>
      <w:divBdr>
        <w:top w:val="none" w:sz="0" w:space="0" w:color="auto"/>
        <w:left w:val="none" w:sz="0" w:space="0" w:color="auto"/>
        <w:bottom w:val="none" w:sz="0" w:space="0" w:color="auto"/>
        <w:right w:val="none" w:sz="0" w:space="0" w:color="auto"/>
      </w:divBdr>
    </w:div>
    <w:div w:id="1047098345">
      <w:marLeft w:val="0"/>
      <w:marRight w:val="0"/>
      <w:marTop w:val="0"/>
      <w:marBottom w:val="0"/>
      <w:divBdr>
        <w:top w:val="none" w:sz="0" w:space="0" w:color="auto"/>
        <w:left w:val="none" w:sz="0" w:space="0" w:color="auto"/>
        <w:bottom w:val="none" w:sz="0" w:space="0" w:color="auto"/>
        <w:right w:val="none" w:sz="0" w:space="0" w:color="auto"/>
      </w:divBdr>
    </w:div>
    <w:div w:id="1047098349">
      <w:marLeft w:val="0"/>
      <w:marRight w:val="0"/>
      <w:marTop w:val="0"/>
      <w:marBottom w:val="0"/>
      <w:divBdr>
        <w:top w:val="none" w:sz="0" w:space="0" w:color="auto"/>
        <w:left w:val="none" w:sz="0" w:space="0" w:color="auto"/>
        <w:bottom w:val="none" w:sz="0" w:space="0" w:color="auto"/>
        <w:right w:val="none" w:sz="0" w:space="0" w:color="auto"/>
      </w:divBdr>
    </w:div>
    <w:div w:id="1047098350">
      <w:marLeft w:val="0"/>
      <w:marRight w:val="0"/>
      <w:marTop w:val="0"/>
      <w:marBottom w:val="0"/>
      <w:divBdr>
        <w:top w:val="none" w:sz="0" w:space="0" w:color="auto"/>
        <w:left w:val="none" w:sz="0" w:space="0" w:color="auto"/>
        <w:bottom w:val="none" w:sz="0" w:space="0" w:color="auto"/>
        <w:right w:val="none" w:sz="0" w:space="0" w:color="auto"/>
      </w:divBdr>
    </w:div>
    <w:div w:id="1047098355">
      <w:marLeft w:val="0"/>
      <w:marRight w:val="0"/>
      <w:marTop w:val="0"/>
      <w:marBottom w:val="0"/>
      <w:divBdr>
        <w:top w:val="none" w:sz="0" w:space="0" w:color="auto"/>
        <w:left w:val="none" w:sz="0" w:space="0" w:color="auto"/>
        <w:bottom w:val="none" w:sz="0" w:space="0" w:color="auto"/>
        <w:right w:val="none" w:sz="0" w:space="0" w:color="auto"/>
      </w:divBdr>
    </w:div>
    <w:div w:id="1047098357">
      <w:marLeft w:val="0"/>
      <w:marRight w:val="0"/>
      <w:marTop w:val="0"/>
      <w:marBottom w:val="0"/>
      <w:divBdr>
        <w:top w:val="none" w:sz="0" w:space="0" w:color="auto"/>
        <w:left w:val="none" w:sz="0" w:space="0" w:color="auto"/>
        <w:bottom w:val="none" w:sz="0" w:space="0" w:color="auto"/>
        <w:right w:val="none" w:sz="0" w:space="0" w:color="auto"/>
      </w:divBdr>
    </w:div>
    <w:div w:id="1047098358">
      <w:marLeft w:val="0"/>
      <w:marRight w:val="0"/>
      <w:marTop w:val="0"/>
      <w:marBottom w:val="0"/>
      <w:divBdr>
        <w:top w:val="none" w:sz="0" w:space="0" w:color="auto"/>
        <w:left w:val="none" w:sz="0" w:space="0" w:color="auto"/>
        <w:bottom w:val="none" w:sz="0" w:space="0" w:color="auto"/>
        <w:right w:val="none" w:sz="0" w:space="0" w:color="auto"/>
      </w:divBdr>
      <w:divsChild>
        <w:div w:id="1047097790">
          <w:marLeft w:val="0"/>
          <w:marRight w:val="0"/>
          <w:marTop w:val="86"/>
          <w:marBottom w:val="0"/>
          <w:divBdr>
            <w:top w:val="none" w:sz="0" w:space="0" w:color="auto"/>
            <w:left w:val="none" w:sz="0" w:space="0" w:color="auto"/>
            <w:bottom w:val="none" w:sz="0" w:space="0" w:color="auto"/>
            <w:right w:val="none" w:sz="0" w:space="0" w:color="auto"/>
          </w:divBdr>
        </w:div>
        <w:div w:id="1047098409">
          <w:marLeft w:val="0"/>
          <w:marRight w:val="0"/>
          <w:marTop w:val="86"/>
          <w:marBottom w:val="0"/>
          <w:divBdr>
            <w:top w:val="none" w:sz="0" w:space="0" w:color="auto"/>
            <w:left w:val="none" w:sz="0" w:space="0" w:color="auto"/>
            <w:bottom w:val="none" w:sz="0" w:space="0" w:color="auto"/>
            <w:right w:val="none" w:sz="0" w:space="0" w:color="auto"/>
          </w:divBdr>
        </w:div>
      </w:divsChild>
    </w:div>
    <w:div w:id="1047098363">
      <w:marLeft w:val="0"/>
      <w:marRight w:val="0"/>
      <w:marTop w:val="0"/>
      <w:marBottom w:val="0"/>
      <w:divBdr>
        <w:top w:val="none" w:sz="0" w:space="0" w:color="auto"/>
        <w:left w:val="none" w:sz="0" w:space="0" w:color="auto"/>
        <w:bottom w:val="none" w:sz="0" w:space="0" w:color="auto"/>
        <w:right w:val="none" w:sz="0" w:space="0" w:color="auto"/>
      </w:divBdr>
    </w:div>
    <w:div w:id="1047098364">
      <w:marLeft w:val="0"/>
      <w:marRight w:val="0"/>
      <w:marTop w:val="0"/>
      <w:marBottom w:val="0"/>
      <w:divBdr>
        <w:top w:val="none" w:sz="0" w:space="0" w:color="auto"/>
        <w:left w:val="none" w:sz="0" w:space="0" w:color="auto"/>
        <w:bottom w:val="none" w:sz="0" w:space="0" w:color="auto"/>
        <w:right w:val="none" w:sz="0" w:space="0" w:color="auto"/>
      </w:divBdr>
    </w:div>
    <w:div w:id="1047098368">
      <w:marLeft w:val="0"/>
      <w:marRight w:val="0"/>
      <w:marTop w:val="0"/>
      <w:marBottom w:val="0"/>
      <w:divBdr>
        <w:top w:val="none" w:sz="0" w:space="0" w:color="auto"/>
        <w:left w:val="none" w:sz="0" w:space="0" w:color="auto"/>
        <w:bottom w:val="none" w:sz="0" w:space="0" w:color="auto"/>
        <w:right w:val="none" w:sz="0" w:space="0" w:color="auto"/>
      </w:divBdr>
      <w:divsChild>
        <w:div w:id="1047097678">
          <w:marLeft w:val="0"/>
          <w:marRight w:val="0"/>
          <w:marTop w:val="86"/>
          <w:marBottom w:val="0"/>
          <w:divBdr>
            <w:top w:val="none" w:sz="0" w:space="0" w:color="auto"/>
            <w:left w:val="none" w:sz="0" w:space="0" w:color="auto"/>
            <w:bottom w:val="none" w:sz="0" w:space="0" w:color="auto"/>
            <w:right w:val="none" w:sz="0" w:space="0" w:color="auto"/>
          </w:divBdr>
        </w:div>
        <w:div w:id="1047097684">
          <w:marLeft w:val="0"/>
          <w:marRight w:val="0"/>
          <w:marTop w:val="86"/>
          <w:marBottom w:val="0"/>
          <w:divBdr>
            <w:top w:val="none" w:sz="0" w:space="0" w:color="auto"/>
            <w:left w:val="none" w:sz="0" w:space="0" w:color="auto"/>
            <w:bottom w:val="none" w:sz="0" w:space="0" w:color="auto"/>
            <w:right w:val="none" w:sz="0" w:space="0" w:color="auto"/>
          </w:divBdr>
        </w:div>
        <w:div w:id="1047097757">
          <w:marLeft w:val="0"/>
          <w:marRight w:val="0"/>
          <w:marTop w:val="86"/>
          <w:marBottom w:val="0"/>
          <w:divBdr>
            <w:top w:val="none" w:sz="0" w:space="0" w:color="auto"/>
            <w:left w:val="none" w:sz="0" w:space="0" w:color="auto"/>
            <w:bottom w:val="none" w:sz="0" w:space="0" w:color="auto"/>
            <w:right w:val="none" w:sz="0" w:space="0" w:color="auto"/>
          </w:divBdr>
        </w:div>
        <w:div w:id="1047097882">
          <w:marLeft w:val="0"/>
          <w:marRight w:val="0"/>
          <w:marTop w:val="86"/>
          <w:marBottom w:val="0"/>
          <w:divBdr>
            <w:top w:val="none" w:sz="0" w:space="0" w:color="auto"/>
            <w:left w:val="none" w:sz="0" w:space="0" w:color="auto"/>
            <w:bottom w:val="none" w:sz="0" w:space="0" w:color="auto"/>
            <w:right w:val="none" w:sz="0" w:space="0" w:color="auto"/>
          </w:divBdr>
        </w:div>
        <w:div w:id="1047098283">
          <w:marLeft w:val="0"/>
          <w:marRight w:val="0"/>
          <w:marTop w:val="86"/>
          <w:marBottom w:val="0"/>
          <w:divBdr>
            <w:top w:val="none" w:sz="0" w:space="0" w:color="auto"/>
            <w:left w:val="none" w:sz="0" w:space="0" w:color="auto"/>
            <w:bottom w:val="none" w:sz="0" w:space="0" w:color="auto"/>
            <w:right w:val="none" w:sz="0" w:space="0" w:color="auto"/>
          </w:divBdr>
        </w:div>
        <w:div w:id="1047098359">
          <w:marLeft w:val="0"/>
          <w:marRight w:val="0"/>
          <w:marTop w:val="86"/>
          <w:marBottom w:val="0"/>
          <w:divBdr>
            <w:top w:val="none" w:sz="0" w:space="0" w:color="auto"/>
            <w:left w:val="none" w:sz="0" w:space="0" w:color="auto"/>
            <w:bottom w:val="none" w:sz="0" w:space="0" w:color="auto"/>
            <w:right w:val="none" w:sz="0" w:space="0" w:color="auto"/>
          </w:divBdr>
        </w:div>
        <w:div w:id="1047098372">
          <w:marLeft w:val="0"/>
          <w:marRight w:val="0"/>
          <w:marTop w:val="86"/>
          <w:marBottom w:val="0"/>
          <w:divBdr>
            <w:top w:val="none" w:sz="0" w:space="0" w:color="auto"/>
            <w:left w:val="none" w:sz="0" w:space="0" w:color="auto"/>
            <w:bottom w:val="none" w:sz="0" w:space="0" w:color="auto"/>
            <w:right w:val="none" w:sz="0" w:space="0" w:color="auto"/>
          </w:divBdr>
        </w:div>
      </w:divsChild>
    </w:div>
    <w:div w:id="1047098370">
      <w:marLeft w:val="0"/>
      <w:marRight w:val="0"/>
      <w:marTop w:val="0"/>
      <w:marBottom w:val="0"/>
      <w:divBdr>
        <w:top w:val="none" w:sz="0" w:space="0" w:color="auto"/>
        <w:left w:val="none" w:sz="0" w:space="0" w:color="auto"/>
        <w:bottom w:val="none" w:sz="0" w:space="0" w:color="auto"/>
        <w:right w:val="none" w:sz="0" w:space="0" w:color="auto"/>
      </w:divBdr>
      <w:divsChild>
        <w:div w:id="1047097815">
          <w:marLeft w:val="0"/>
          <w:marRight w:val="0"/>
          <w:marTop w:val="86"/>
          <w:marBottom w:val="0"/>
          <w:divBdr>
            <w:top w:val="none" w:sz="0" w:space="0" w:color="auto"/>
            <w:left w:val="none" w:sz="0" w:space="0" w:color="auto"/>
            <w:bottom w:val="none" w:sz="0" w:space="0" w:color="auto"/>
            <w:right w:val="none" w:sz="0" w:space="0" w:color="auto"/>
          </w:divBdr>
        </w:div>
        <w:div w:id="1047098298">
          <w:marLeft w:val="0"/>
          <w:marRight w:val="0"/>
          <w:marTop w:val="86"/>
          <w:marBottom w:val="0"/>
          <w:divBdr>
            <w:top w:val="none" w:sz="0" w:space="0" w:color="auto"/>
            <w:left w:val="none" w:sz="0" w:space="0" w:color="auto"/>
            <w:bottom w:val="none" w:sz="0" w:space="0" w:color="auto"/>
            <w:right w:val="none" w:sz="0" w:space="0" w:color="auto"/>
          </w:divBdr>
        </w:div>
      </w:divsChild>
    </w:div>
    <w:div w:id="1047098374">
      <w:marLeft w:val="0"/>
      <w:marRight w:val="0"/>
      <w:marTop w:val="0"/>
      <w:marBottom w:val="0"/>
      <w:divBdr>
        <w:top w:val="none" w:sz="0" w:space="0" w:color="auto"/>
        <w:left w:val="none" w:sz="0" w:space="0" w:color="auto"/>
        <w:bottom w:val="none" w:sz="0" w:space="0" w:color="auto"/>
        <w:right w:val="none" w:sz="0" w:space="0" w:color="auto"/>
      </w:divBdr>
    </w:div>
    <w:div w:id="1047098376">
      <w:marLeft w:val="0"/>
      <w:marRight w:val="0"/>
      <w:marTop w:val="0"/>
      <w:marBottom w:val="0"/>
      <w:divBdr>
        <w:top w:val="none" w:sz="0" w:space="0" w:color="auto"/>
        <w:left w:val="none" w:sz="0" w:space="0" w:color="auto"/>
        <w:bottom w:val="none" w:sz="0" w:space="0" w:color="auto"/>
        <w:right w:val="none" w:sz="0" w:space="0" w:color="auto"/>
      </w:divBdr>
    </w:div>
    <w:div w:id="1047098380">
      <w:marLeft w:val="0"/>
      <w:marRight w:val="0"/>
      <w:marTop w:val="0"/>
      <w:marBottom w:val="0"/>
      <w:divBdr>
        <w:top w:val="none" w:sz="0" w:space="0" w:color="auto"/>
        <w:left w:val="none" w:sz="0" w:space="0" w:color="auto"/>
        <w:bottom w:val="none" w:sz="0" w:space="0" w:color="auto"/>
        <w:right w:val="none" w:sz="0" w:space="0" w:color="auto"/>
      </w:divBdr>
    </w:div>
    <w:div w:id="1047098381">
      <w:marLeft w:val="0"/>
      <w:marRight w:val="0"/>
      <w:marTop w:val="0"/>
      <w:marBottom w:val="0"/>
      <w:divBdr>
        <w:top w:val="none" w:sz="0" w:space="0" w:color="auto"/>
        <w:left w:val="none" w:sz="0" w:space="0" w:color="auto"/>
        <w:bottom w:val="none" w:sz="0" w:space="0" w:color="auto"/>
        <w:right w:val="none" w:sz="0" w:space="0" w:color="auto"/>
      </w:divBdr>
      <w:divsChild>
        <w:div w:id="1047097736">
          <w:marLeft w:val="0"/>
          <w:marRight w:val="0"/>
          <w:marTop w:val="86"/>
          <w:marBottom w:val="0"/>
          <w:divBdr>
            <w:top w:val="none" w:sz="0" w:space="0" w:color="auto"/>
            <w:left w:val="none" w:sz="0" w:space="0" w:color="auto"/>
            <w:bottom w:val="none" w:sz="0" w:space="0" w:color="auto"/>
            <w:right w:val="none" w:sz="0" w:space="0" w:color="auto"/>
          </w:divBdr>
        </w:div>
        <w:div w:id="1047097829">
          <w:marLeft w:val="0"/>
          <w:marRight w:val="0"/>
          <w:marTop w:val="86"/>
          <w:marBottom w:val="0"/>
          <w:divBdr>
            <w:top w:val="none" w:sz="0" w:space="0" w:color="auto"/>
            <w:left w:val="none" w:sz="0" w:space="0" w:color="auto"/>
            <w:bottom w:val="none" w:sz="0" w:space="0" w:color="auto"/>
            <w:right w:val="none" w:sz="0" w:space="0" w:color="auto"/>
          </w:divBdr>
        </w:div>
        <w:div w:id="1047097852">
          <w:marLeft w:val="0"/>
          <w:marRight w:val="0"/>
          <w:marTop w:val="86"/>
          <w:marBottom w:val="0"/>
          <w:divBdr>
            <w:top w:val="none" w:sz="0" w:space="0" w:color="auto"/>
            <w:left w:val="none" w:sz="0" w:space="0" w:color="auto"/>
            <w:bottom w:val="none" w:sz="0" w:space="0" w:color="auto"/>
            <w:right w:val="none" w:sz="0" w:space="0" w:color="auto"/>
          </w:divBdr>
        </w:div>
        <w:div w:id="1047098375">
          <w:marLeft w:val="0"/>
          <w:marRight w:val="0"/>
          <w:marTop w:val="86"/>
          <w:marBottom w:val="0"/>
          <w:divBdr>
            <w:top w:val="none" w:sz="0" w:space="0" w:color="auto"/>
            <w:left w:val="none" w:sz="0" w:space="0" w:color="auto"/>
            <w:bottom w:val="none" w:sz="0" w:space="0" w:color="auto"/>
            <w:right w:val="none" w:sz="0" w:space="0" w:color="auto"/>
          </w:divBdr>
        </w:div>
        <w:div w:id="1047098390">
          <w:marLeft w:val="0"/>
          <w:marRight w:val="0"/>
          <w:marTop w:val="86"/>
          <w:marBottom w:val="0"/>
          <w:divBdr>
            <w:top w:val="none" w:sz="0" w:space="0" w:color="auto"/>
            <w:left w:val="none" w:sz="0" w:space="0" w:color="auto"/>
            <w:bottom w:val="none" w:sz="0" w:space="0" w:color="auto"/>
            <w:right w:val="none" w:sz="0" w:space="0" w:color="auto"/>
          </w:divBdr>
        </w:div>
        <w:div w:id="1047098392">
          <w:marLeft w:val="0"/>
          <w:marRight w:val="0"/>
          <w:marTop w:val="86"/>
          <w:marBottom w:val="0"/>
          <w:divBdr>
            <w:top w:val="none" w:sz="0" w:space="0" w:color="auto"/>
            <w:left w:val="none" w:sz="0" w:space="0" w:color="auto"/>
            <w:bottom w:val="none" w:sz="0" w:space="0" w:color="auto"/>
            <w:right w:val="none" w:sz="0" w:space="0" w:color="auto"/>
          </w:divBdr>
        </w:div>
      </w:divsChild>
    </w:div>
    <w:div w:id="1047098383">
      <w:marLeft w:val="0"/>
      <w:marRight w:val="0"/>
      <w:marTop w:val="0"/>
      <w:marBottom w:val="0"/>
      <w:divBdr>
        <w:top w:val="none" w:sz="0" w:space="0" w:color="auto"/>
        <w:left w:val="none" w:sz="0" w:space="0" w:color="auto"/>
        <w:bottom w:val="none" w:sz="0" w:space="0" w:color="auto"/>
        <w:right w:val="none" w:sz="0" w:space="0" w:color="auto"/>
      </w:divBdr>
    </w:div>
    <w:div w:id="1047098384">
      <w:marLeft w:val="0"/>
      <w:marRight w:val="0"/>
      <w:marTop w:val="0"/>
      <w:marBottom w:val="0"/>
      <w:divBdr>
        <w:top w:val="none" w:sz="0" w:space="0" w:color="auto"/>
        <w:left w:val="none" w:sz="0" w:space="0" w:color="auto"/>
        <w:bottom w:val="none" w:sz="0" w:space="0" w:color="auto"/>
        <w:right w:val="none" w:sz="0" w:space="0" w:color="auto"/>
      </w:divBdr>
    </w:div>
    <w:div w:id="1047098385">
      <w:marLeft w:val="0"/>
      <w:marRight w:val="0"/>
      <w:marTop w:val="0"/>
      <w:marBottom w:val="0"/>
      <w:divBdr>
        <w:top w:val="none" w:sz="0" w:space="0" w:color="auto"/>
        <w:left w:val="none" w:sz="0" w:space="0" w:color="auto"/>
        <w:bottom w:val="none" w:sz="0" w:space="0" w:color="auto"/>
        <w:right w:val="none" w:sz="0" w:space="0" w:color="auto"/>
      </w:divBdr>
    </w:div>
    <w:div w:id="1047098386">
      <w:marLeft w:val="0"/>
      <w:marRight w:val="0"/>
      <w:marTop w:val="0"/>
      <w:marBottom w:val="0"/>
      <w:divBdr>
        <w:top w:val="none" w:sz="0" w:space="0" w:color="auto"/>
        <w:left w:val="none" w:sz="0" w:space="0" w:color="auto"/>
        <w:bottom w:val="none" w:sz="0" w:space="0" w:color="auto"/>
        <w:right w:val="none" w:sz="0" w:space="0" w:color="auto"/>
      </w:divBdr>
    </w:div>
    <w:div w:id="1047098387">
      <w:marLeft w:val="0"/>
      <w:marRight w:val="0"/>
      <w:marTop w:val="0"/>
      <w:marBottom w:val="0"/>
      <w:divBdr>
        <w:top w:val="none" w:sz="0" w:space="0" w:color="auto"/>
        <w:left w:val="none" w:sz="0" w:space="0" w:color="auto"/>
        <w:bottom w:val="none" w:sz="0" w:space="0" w:color="auto"/>
        <w:right w:val="none" w:sz="0" w:space="0" w:color="auto"/>
      </w:divBdr>
    </w:div>
    <w:div w:id="1047098388">
      <w:marLeft w:val="0"/>
      <w:marRight w:val="0"/>
      <w:marTop w:val="0"/>
      <w:marBottom w:val="0"/>
      <w:divBdr>
        <w:top w:val="none" w:sz="0" w:space="0" w:color="auto"/>
        <w:left w:val="none" w:sz="0" w:space="0" w:color="auto"/>
        <w:bottom w:val="none" w:sz="0" w:space="0" w:color="auto"/>
        <w:right w:val="none" w:sz="0" w:space="0" w:color="auto"/>
      </w:divBdr>
    </w:div>
    <w:div w:id="1047098389">
      <w:marLeft w:val="0"/>
      <w:marRight w:val="0"/>
      <w:marTop w:val="0"/>
      <w:marBottom w:val="0"/>
      <w:divBdr>
        <w:top w:val="none" w:sz="0" w:space="0" w:color="auto"/>
        <w:left w:val="none" w:sz="0" w:space="0" w:color="auto"/>
        <w:bottom w:val="none" w:sz="0" w:space="0" w:color="auto"/>
        <w:right w:val="none" w:sz="0" w:space="0" w:color="auto"/>
      </w:divBdr>
    </w:div>
    <w:div w:id="1047098391">
      <w:marLeft w:val="0"/>
      <w:marRight w:val="0"/>
      <w:marTop w:val="0"/>
      <w:marBottom w:val="0"/>
      <w:divBdr>
        <w:top w:val="none" w:sz="0" w:space="0" w:color="auto"/>
        <w:left w:val="none" w:sz="0" w:space="0" w:color="auto"/>
        <w:bottom w:val="none" w:sz="0" w:space="0" w:color="auto"/>
        <w:right w:val="none" w:sz="0" w:space="0" w:color="auto"/>
      </w:divBdr>
    </w:div>
    <w:div w:id="1047098393">
      <w:marLeft w:val="0"/>
      <w:marRight w:val="0"/>
      <w:marTop w:val="0"/>
      <w:marBottom w:val="0"/>
      <w:divBdr>
        <w:top w:val="none" w:sz="0" w:space="0" w:color="auto"/>
        <w:left w:val="none" w:sz="0" w:space="0" w:color="auto"/>
        <w:bottom w:val="none" w:sz="0" w:space="0" w:color="auto"/>
        <w:right w:val="none" w:sz="0" w:space="0" w:color="auto"/>
      </w:divBdr>
    </w:div>
    <w:div w:id="1047098394">
      <w:marLeft w:val="0"/>
      <w:marRight w:val="0"/>
      <w:marTop w:val="0"/>
      <w:marBottom w:val="0"/>
      <w:divBdr>
        <w:top w:val="none" w:sz="0" w:space="0" w:color="auto"/>
        <w:left w:val="none" w:sz="0" w:space="0" w:color="auto"/>
        <w:bottom w:val="none" w:sz="0" w:space="0" w:color="auto"/>
        <w:right w:val="none" w:sz="0" w:space="0" w:color="auto"/>
      </w:divBdr>
    </w:div>
    <w:div w:id="1047098396">
      <w:marLeft w:val="0"/>
      <w:marRight w:val="0"/>
      <w:marTop w:val="0"/>
      <w:marBottom w:val="0"/>
      <w:divBdr>
        <w:top w:val="none" w:sz="0" w:space="0" w:color="auto"/>
        <w:left w:val="none" w:sz="0" w:space="0" w:color="auto"/>
        <w:bottom w:val="none" w:sz="0" w:space="0" w:color="auto"/>
        <w:right w:val="none" w:sz="0" w:space="0" w:color="auto"/>
      </w:divBdr>
    </w:div>
    <w:div w:id="1047098399">
      <w:marLeft w:val="0"/>
      <w:marRight w:val="0"/>
      <w:marTop w:val="0"/>
      <w:marBottom w:val="0"/>
      <w:divBdr>
        <w:top w:val="none" w:sz="0" w:space="0" w:color="auto"/>
        <w:left w:val="none" w:sz="0" w:space="0" w:color="auto"/>
        <w:bottom w:val="none" w:sz="0" w:space="0" w:color="auto"/>
        <w:right w:val="none" w:sz="0" w:space="0" w:color="auto"/>
      </w:divBdr>
    </w:div>
    <w:div w:id="1047098400">
      <w:marLeft w:val="0"/>
      <w:marRight w:val="0"/>
      <w:marTop w:val="0"/>
      <w:marBottom w:val="0"/>
      <w:divBdr>
        <w:top w:val="none" w:sz="0" w:space="0" w:color="auto"/>
        <w:left w:val="none" w:sz="0" w:space="0" w:color="auto"/>
        <w:bottom w:val="none" w:sz="0" w:space="0" w:color="auto"/>
        <w:right w:val="none" w:sz="0" w:space="0" w:color="auto"/>
      </w:divBdr>
    </w:div>
    <w:div w:id="1047098401">
      <w:marLeft w:val="0"/>
      <w:marRight w:val="0"/>
      <w:marTop w:val="0"/>
      <w:marBottom w:val="0"/>
      <w:divBdr>
        <w:top w:val="none" w:sz="0" w:space="0" w:color="auto"/>
        <w:left w:val="none" w:sz="0" w:space="0" w:color="auto"/>
        <w:bottom w:val="none" w:sz="0" w:space="0" w:color="auto"/>
        <w:right w:val="none" w:sz="0" w:space="0" w:color="auto"/>
      </w:divBdr>
    </w:div>
    <w:div w:id="1047098402">
      <w:marLeft w:val="0"/>
      <w:marRight w:val="0"/>
      <w:marTop w:val="0"/>
      <w:marBottom w:val="0"/>
      <w:divBdr>
        <w:top w:val="none" w:sz="0" w:space="0" w:color="auto"/>
        <w:left w:val="none" w:sz="0" w:space="0" w:color="auto"/>
        <w:bottom w:val="none" w:sz="0" w:space="0" w:color="auto"/>
        <w:right w:val="none" w:sz="0" w:space="0" w:color="auto"/>
      </w:divBdr>
    </w:div>
    <w:div w:id="1047098403">
      <w:marLeft w:val="0"/>
      <w:marRight w:val="0"/>
      <w:marTop w:val="0"/>
      <w:marBottom w:val="0"/>
      <w:divBdr>
        <w:top w:val="none" w:sz="0" w:space="0" w:color="auto"/>
        <w:left w:val="none" w:sz="0" w:space="0" w:color="auto"/>
        <w:bottom w:val="none" w:sz="0" w:space="0" w:color="auto"/>
        <w:right w:val="none" w:sz="0" w:space="0" w:color="auto"/>
      </w:divBdr>
    </w:div>
    <w:div w:id="1047098405">
      <w:marLeft w:val="0"/>
      <w:marRight w:val="0"/>
      <w:marTop w:val="0"/>
      <w:marBottom w:val="0"/>
      <w:divBdr>
        <w:top w:val="none" w:sz="0" w:space="0" w:color="auto"/>
        <w:left w:val="none" w:sz="0" w:space="0" w:color="auto"/>
        <w:bottom w:val="none" w:sz="0" w:space="0" w:color="auto"/>
        <w:right w:val="none" w:sz="0" w:space="0" w:color="auto"/>
      </w:divBdr>
    </w:div>
    <w:div w:id="1047098407">
      <w:marLeft w:val="0"/>
      <w:marRight w:val="0"/>
      <w:marTop w:val="0"/>
      <w:marBottom w:val="0"/>
      <w:divBdr>
        <w:top w:val="none" w:sz="0" w:space="0" w:color="auto"/>
        <w:left w:val="none" w:sz="0" w:space="0" w:color="auto"/>
        <w:bottom w:val="none" w:sz="0" w:space="0" w:color="auto"/>
        <w:right w:val="none" w:sz="0" w:space="0" w:color="auto"/>
      </w:divBdr>
    </w:div>
    <w:div w:id="1047098408">
      <w:marLeft w:val="0"/>
      <w:marRight w:val="0"/>
      <w:marTop w:val="0"/>
      <w:marBottom w:val="0"/>
      <w:divBdr>
        <w:top w:val="none" w:sz="0" w:space="0" w:color="auto"/>
        <w:left w:val="none" w:sz="0" w:space="0" w:color="auto"/>
        <w:bottom w:val="none" w:sz="0" w:space="0" w:color="auto"/>
        <w:right w:val="none" w:sz="0" w:space="0" w:color="auto"/>
      </w:divBdr>
    </w:div>
    <w:div w:id="1047098412">
      <w:marLeft w:val="0"/>
      <w:marRight w:val="0"/>
      <w:marTop w:val="0"/>
      <w:marBottom w:val="0"/>
      <w:divBdr>
        <w:top w:val="none" w:sz="0" w:space="0" w:color="auto"/>
        <w:left w:val="none" w:sz="0" w:space="0" w:color="auto"/>
        <w:bottom w:val="none" w:sz="0" w:space="0" w:color="auto"/>
        <w:right w:val="none" w:sz="0" w:space="0" w:color="auto"/>
      </w:divBdr>
    </w:div>
    <w:div w:id="1061758866">
      <w:bodyDiv w:val="1"/>
      <w:marLeft w:val="0"/>
      <w:marRight w:val="0"/>
      <w:marTop w:val="0"/>
      <w:marBottom w:val="0"/>
      <w:divBdr>
        <w:top w:val="none" w:sz="0" w:space="0" w:color="auto"/>
        <w:left w:val="none" w:sz="0" w:space="0" w:color="auto"/>
        <w:bottom w:val="none" w:sz="0" w:space="0" w:color="auto"/>
        <w:right w:val="none" w:sz="0" w:space="0" w:color="auto"/>
      </w:divBdr>
      <w:divsChild>
        <w:div w:id="485317372">
          <w:marLeft w:val="446"/>
          <w:marRight w:val="0"/>
          <w:marTop w:val="0"/>
          <w:marBottom w:val="0"/>
          <w:divBdr>
            <w:top w:val="none" w:sz="0" w:space="0" w:color="auto"/>
            <w:left w:val="none" w:sz="0" w:space="0" w:color="auto"/>
            <w:bottom w:val="none" w:sz="0" w:space="0" w:color="auto"/>
            <w:right w:val="none" w:sz="0" w:space="0" w:color="auto"/>
          </w:divBdr>
        </w:div>
        <w:div w:id="695077003">
          <w:marLeft w:val="1166"/>
          <w:marRight w:val="0"/>
          <w:marTop w:val="0"/>
          <w:marBottom w:val="0"/>
          <w:divBdr>
            <w:top w:val="none" w:sz="0" w:space="0" w:color="auto"/>
            <w:left w:val="none" w:sz="0" w:space="0" w:color="auto"/>
            <w:bottom w:val="none" w:sz="0" w:space="0" w:color="auto"/>
            <w:right w:val="none" w:sz="0" w:space="0" w:color="auto"/>
          </w:divBdr>
        </w:div>
        <w:div w:id="816457838">
          <w:marLeft w:val="446"/>
          <w:marRight w:val="0"/>
          <w:marTop w:val="0"/>
          <w:marBottom w:val="0"/>
          <w:divBdr>
            <w:top w:val="none" w:sz="0" w:space="0" w:color="auto"/>
            <w:left w:val="none" w:sz="0" w:space="0" w:color="auto"/>
            <w:bottom w:val="none" w:sz="0" w:space="0" w:color="auto"/>
            <w:right w:val="none" w:sz="0" w:space="0" w:color="auto"/>
          </w:divBdr>
        </w:div>
        <w:div w:id="1262563167">
          <w:marLeft w:val="446"/>
          <w:marRight w:val="0"/>
          <w:marTop w:val="0"/>
          <w:marBottom w:val="0"/>
          <w:divBdr>
            <w:top w:val="none" w:sz="0" w:space="0" w:color="auto"/>
            <w:left w:val="none" w:sz="0" w:space="0" w:color="auto"/>
            <w:bottom w:val="none" w:sz="0" w:space="0" w:color="auto"/>
            <w:right w:val="none" w:sz="0" w:space="0" w:color="auto"/>
          </w:divBdr>
        </w:div>
        <w:div w:id="1530802616">
          <w:marLeft w:val="1166"/>
          <w:marRight w:val="0"/>
          <w:marTop w:val="0"/>
          <w:marBottom w:val="0"/>
          <w:divBdr>
            <w:top w:val="none" w:sz="0" w:space="0" w:color="auto"/>
            <w:left w:val="none" w:sz="0" w:space="0" w:color="auto"/>
            <w:bottom w:val="none" w:sz="0" w:space="0" w:color="auto"/>
            <w:right w:val="none" w:sz="0" w:space="0" w:color="auto"/>
          </w:divBdr>
        </w:div>
        <w:div w:id="1872455705">
          <w:marLeft w:val="1166"/>
          <w:marRight w:val="0"/>
          <w:marTop w:val="0"/>
          <w:marBottom w:val="0"/>
          <w:divBdr>
            <w:top w:val="none" w:sz="0" w:space="0" w:color="auto"/>
            <w:left w:val="none" w:sz="0" w:space="0" w:color="auto"/>
            <w:bottom w:val="none" w:sz="0" w:space="0" w:color="auto"/>
            <w:right w:val="none" w:sz="0" w:space="0" w:color="auto"/>
          </w:divBdr>
        </w:div>
        <w:div w:id="1875119305">
          <w:marLeft w:val="446"/>
          <w:marRight w:val="0"/>
          <w:marTop w:val="0"/>
          <w:marBottom w:val="0"/>
          <w:divBdr>
            <w:top w:val="none" w:sz="0" w:space="0" w:color="auto"/>
            <w:left w:val="none" w:sz="0" w:space="0" w:color="auto"/>
            <w:bottom w:val="none" w:sz="0" w:space="0" w:color="auto"/>
            <w:right w:val="none" w:sz="0" w:space="0" w:color="auto"/>
          </w:divBdr>
        </w:div>
        <w:div w:id="1932466873">
          <w:marLeft w:val="1166"/>
          <w:marRight w:val="0"/>
          <w:marTop w:val="0"/>
          <w:marBottom w:val="0"/>
          <w:divBdr>
            <w:top w:val="none" w:sz="0" w:space="0" w:color="auto"/>
            <w:left w:val="none" w:sz="0" w:space="0" w:color="auto"/>
            <w:bottom w:val="none" w:sz="0" w:space="0" w:color="auto"/>
            <w:right w:val="none" w:sz="0" w:space="0" w:color="auto"/>
          </w:divBdr>
        </w:div>
        <w:div w:id="2086536319">
          <w:marLeft w:val="1166"/>
          <w:marRight w:val="0"/>
          <w:marTop w:val="0"/>
          <w:marBottom w:val="0"/>
          <w:divBdr>
            <w:top w:val="none" w:sz="0" w:space="0" w:color="auto"/>
            <w:left w:val="none" w:sz="0" w:space="0" w:color="auto"/>
            <w:bottom w:val="none" w:sz="0" w:space="0" w:color="auto"/>
            <w:right w:val="none" w:sz="0" w:space="0" w:color="auto"/>
          </w:divBdr>
        </w:div>
      </w:divsChild>
    </w:div>
    <w:div w:id="1073049088">
      <w:bodyDiv w:val="1"/>
      <w:marLeft w:val="0"/>
      <w:marRight w:val="0"/>
      <w:marTop w:val="0"/>
      <w:marBottom w:val="0"/>
      <w:divBdr>
        <w:top w:val="none" w:sz="0" w:space="0" w:color="auto"/>
        <w:left w:val="none" w:sz="0" w:space="0" w:color="auto"/>
        <w:bottom w:val="none" w:sz="0" w:space="0" w:color="auto"/>
        <w:right w:val="none" w:sz="0" w:space="0" w:color="auto"/>
      </w:divBdr>
    </w:div>
    <w:div w:id="1087338455">
      <w:bodyDiv w:val="1"/>
      <w:marLeft w:val="0"/>
      <w:marRight w:val="0"/>
      <w:marTop w:val="0"/>
      <w:marBottom w:val="0"/>
      <w:divBdr>
        <w:top w:val="none" w:sz="0" w:space="0" w:color="auto"/>
        <w:left w:val="none" w:sz="0" w:space="0" w:color="auto"/>
        <w:bottom w:val="none" w:sz="0" w:space="0" w:color="auto"/>
        <w:right w:val="none" w:sz="0" w:space="0" w:color="auto"/>
      </w:divBdr>
    </w:div>
    <w:div w:id="1092821493">
      <w:bodyDiv w:val="1"/>
      <w:marLeft w:val="0"/>
      <w:marRight w:val="0"/>
      <w:marTop w:val="0"/>
      <w:marBottom w:val="0"/>
      <w:divBdr>
        <w:top w:val="none" w:sz="0" w:space="0" w:color="auto"/>
        <w:left w:val="none" w:sz="0" w:space="0" w:color="auto"/>
        <w:bottom w:val="none" w:sz="0" w:space="0" w:color="auto"/>
        <w:right w:val="none" w:sz="0" w:space="0" w:color="auto"/>
      </w:divBdr>
    </w:div>
    <w:div w:id="1105735714">
      <w:bodyDiv w:val="1"/>
      <w:marLeft w:val="0"/>
      <w:marRight w:val="0"/>
      <w:marTop w:val="0"/>
      <w:marBottom w:val="0"/>
      <w:divBdr>
        <w:top w:val="none" w:sz="0" w:space="0" w:color="auto"/>
        <w:left w:val="none" w:sz="0" w:space="0" w:color="auto"/>
        <w:bottom w:val="none" w:sz="0" w:space="0" w:color="auto"/>
        <w:right w:val="none" w:sz="0" w:space="0" w:color="auto"/>
      </w:divBdr>
    </w:div>
    <w:div w:id="1125580865">
      <w:bodyDiv w:val="1"/>
      <w:marLeft w:val="0"/>
      <w:marRight w:val="0"/>
      <w:marTop w:val="0"/>
      <w:marBottom w:val="0"/>
      <w:divBdr>
        <w:top w:val="none" w:sz="0" w:space="0" w:color="auto"/>
        <w:left w:val="none" w:sz="0" w:space="0" w:color="auto"/>
        <w:bottom w:val="none" w:sz="0" w:space="0" w:color="auto"/>
        <w:right w:val="none" w:sz="0" w:space="0" w:color="auto"/>
      </w:divBdr>
      <w:divsChild>
        <w:div w:id="1512260321">
          <w:marLeft w:val="0"/>
          <w:marRight w:val="0"/>
          <w:marTop w:val="0"/>
          <w:marBottom w:val="0"/>
          <w:divBdr>
            <w:top w:val="none" w:sz="0" w:space="0" w:color="auto"/>
            <w:left w:val="none" w:sz="0" w:space="0" w:color="auto"/>
            <w:bottom w:val="none" w:sz="0" w:space="0" w:color="auto"/>
            <w:right w:val="none" w:sz="0" w:space="0" w:color="auto"/>
          </w:divBdr>
        </w:div>
        <w:div w:id="1555972446">
          <w:marLeft w:val="0"/>
          <w:marRight w:val="0"/>
          <w:marTop w:val="0"/>
          <w:marBottom w:val="0"/>
          <w:divBdr>
            <w:top w:val="none" w:sz="0" w:space="0" w:color="auto"/>
            <w:left w:val="none" w:sz="0" w:space="0" w:color="auto"/>
            <w:bottom w:val="none" w:sz="0" w:space="0" w:color="auto"/>
            <w:right w:val="none" w:sz="0" w:space="0" w:color="auto"/>
          </w:divBdr>
        </w:div>
      </w:divsChild>
    </w:div>
    <w:div w:id="1127813525">
      <w:bodyDiv w:val="1"/>
      <w:marLeft w:val="0"/>
      <w:marRight w:val="0"/>
      <w:marTop w:val="0"/>
      <w:marBottom w:val="0"/>
      <w:divBdr>
        <w:top w:val="none" w:sz="0" w:space="0" w:color="auto"/>
        <w:left w:val="none" w:sz="0" w:space="0" w:color="auto"/>
        <w:bottom w:val="none" w:sz="0" w:space="0" w:color="auto"/>
        <w:right w:val="none" w:sz="0" w:space="0" w:color="auto"/>
      </w:divBdr>
      <w:divsChild>
        <w:div w:id="543713636">
          <w:marLeft w:val="547"/>
          <w:marRight w:val="0"/>
          <w:marTop w:val="115"/>
          <w:marBottom w:val="0"/>
          <w:divBdr>
            <w:top w:val="none" w:sz="0" w:space="0" w:color="auto"/>
            <w:left w:val="none" w:sz="0" w:space="0" w:color="auto"/>
            <w:bottom w:val="none" w:sz="0" w:space="0" w:color="auto"/>
            <w:right w:val="none" w:sz="0" w:space="0" w:color="auto"/>
          </w:divBdr>
        </w:div>
        <w:div w:id="675497353">
          <w:marLeft w:val="547"/>
          <w:marRight w:val="0"/>
          <w:marTop w:val="115"/>
          <w:marBottom w:val="0"/>
          <w:divBdr>
            <w:top w:val="none" w:sz="0" w:space="0" w:color="auto"/>
            <w:left w:val="none" w:sz="0" w:space="0" w:color="auto"/>
            <w:bottom w:val="none" w:sz="0" w:space="0" w:color="auto"/>
            <w:right w:val="none" w:sz="0" w:space="0" w:color="auto"/>
          </w:divBdr>
        </w:div>
        <w:div w:id="734742528">
          <w:marLeft w:val="547"/>
          <w:marRight w:val="0"/>
          <w:marTop w:val="115"/>
          <w:marBottom w:val="0"/>
          <w:divBdr>
            <w:top w:val="none" w:sz="0" w:space="0" w:color="auto"/>
            <w:left w:val="none" w:sz="0" w:space="0" w:color="auto"/>
            <w:bottom w:val="none" w:sz="0" w:space="0" w:color="auto"/>
            <w:right w:val="none" w:sz="0" w:space="0" w:color="auto"/>
          </w:divBdr>
        </w:div>
        <w:div w:id="1673751765">
          <w:marLeft w:val="547"/>
          <w:marRight w:val="0"/>
          <w:marTop w:val="115"/>
          <w:marBottom w:val="0"/>
          <w:divBdr>
            <w:top w:val="none" w:sz="0" w:space="0" w:color="auto"/>
            <w:left w:val="none" w:sz="0" w:space="0" w:color="auto"/>
            <w:bottom w:val="none" w:sz="0" w:space="0" w:color="auto"/>
            <w:right w:val="none" w:sz="0" w:space="0" w:color="auto"/>
          </w:divBdr>
        </w:div>
      </w:divsChild>
    </w:div>
    <w:div w:id="1138379861">
      <w:bodyDiv w:val="1"/>
      <w:marLeft w:val="0"/>
      <w:marRight w:val="0"/>
      <w:marTop w:val="0"/>
      <w:marBottom w:val="0"/>
      <w:divBdr>
        <w:top w:val="none" w:sz="0" w:space="0" w:color="auto"/>
        <w:left w:val="none" w:sz="0" w:space="0" w:color="auto"/>
        <w:bottom w:val="none" w:sz="0" w:space="0" w:color="auto"/>
        <w:right w:val="none" w:sz="0" w:space="0" w:color="auto"/>
      </w:divBdr>
    </w:div>
    <w:div w:id="1138767277">
      <w:bodyDiv w:val="1"/>
      <w:marLeft w:val="0"/>
      <w:marRight w:val="0"/>
      <w:marTop w:val="0"/>
      <w:marBottom w:val="0"/>
      <w:divBdr>
        <w:top w:val="none" w:sz="0" w:space="0" w:color="auto"/>
        <w:left w:val="none" w:sz="0" w:space="0" w:color="auto"/>
        <w:bottom w:val="none" w:sz="0" w:space="0" w:color="auto"/>
        <w:right w:val="none" w:sz="0" w:space="0" w:color="auto"/>
      </w:divBdr>
    </w:div>
    <w:div w:id="1142190940">
      <w:bodyDiv w:val="1"/>
      <w:marLeft w:val="0"/>
      <w:marRight w:val="0"/>
      <w:marTop w:val="0"/>
      <w:marBottom w:val="0"/>
      <w:divBdr>
        <w:top w:val="none" w:sz="0" w:space="0" w:color="auto"/>
        <w:left w:val="none" w:sz="0" w:space="0" w:color="auto"/>
        <w:bottom w:val="none" w:sz="0" w:space="0" w:color="auto"/>
        <w:right w:val="none" w:sz="0" w:space="0" w:color="auto"/>
      </w:divBdr>
    </w:div>
    <w:div w:id="1144160123">
      <w:bodyDiv w:val="1"/>
      <w:marLeft w:val="0"/>
      <w:marRight w:val="0"/>
      <w:marTop w:val="0"/>
      <w:marBottom w:val="0"/>
      <w:divBdr>
        <w:top w:val="none" w:sz="0" w:space="0" w:color="auto"/>
        <w:left w:val="none" w:sz="0" w:space="0" w:color="auto"/>
        <w:bottom w:val="none" w:sz="0" w:space="0" w:color="auto"/>
        <w:right w:val="none" w:sz="0" w:space="0" w:color="auto"/>
      </w:divBdr>
    </w:div>
    <w:div w:id="1166020332">
      <w:bodyDiv w:val="1"/>
      <w:marLeft w:val="0"/>
      <w:marRight w:val="0"/>
      <w:marTop w:val="0"/>
      <w:marBottom w:val="0"/>
      <w:divBdr>
        <w:top w:val="none" w:sz="0" w:space="0" w:color="auto"/>
        <w:left w:val="none" w:sz="0" w:space="0" w:color="auto"/>
        <w:bottom w:val="none" w:sz="0" w:space="0" w:color="auto"/>
        <w:right w:val="none" w:sz="0" w:space="0" w:color="auto"/>
      </w:divBdr>
    </w:div>
    <w:div w:id="1180196166">
      <w:bodyDiv w:val="1"/>
      <w:marLeft w:val="0"/>
      <w:marRight w:val="0"/>
      <w:marTop w:val="0"/>
      <w:marBottom w:val="0"/>
      <w:divBdr>
        <w:top w:val="none" w:sz="0" w:space="0" w:color="auto"/>
        <w:left w:val="none" w:sz="0" w:space="0" w:color="auto"/>
        <w:bottom w:val="none" w:sz="0" w:space="0" w:color="auto"/>
        <w:right w:val="none" w:sz="0" w:space="0" w:color="auto"/>
      </w:divBdr>
    </w:div>
    <w:div w:id="1185747438">
      <w:bodyDiv w:val="1"/>
      <w:marLeft w:val="0"/>
      <w:marRight w:val="0"/>
      <w:marTop w:val="0"/>
      <w:marBottom w:val="0"/>
      <w:divBdr>
        <w:top w:val="none" w:sz="0" w:space="0" w:color="auto"/>
        <w:left w:val="none" w:sz="0" w:space="0" w:color="auto"/>
        <w:bottom w:val="none" w:sz="0" w:space="0" w:color="auto"/>
        <w:right w:val="none" w:sz="0" w:space="0" w:color="auto"/>
      </w:divBdr>
    </w:div>
    <w:div w:id="1189761123">
      <w:bodyDiv w:val="1"/>
      <w:marLeft w:val="0"/>
      <w:marRight w:val="0"/>
      <w:marTop w:val="0"/>
      <w:marBottom w:val="0"/>
      <w:divBdr>
        <w:top w:val="none" w:sz="0" w:space="0" w:color="auto"/>
        <w:left w:val="none" w:sz="0" w:space="0" w:color="auto"/>
        <w:bottom w:val="none" w:sz="0" w:space="0" w:color="auto"/>
        <w:right w:val="none" w:sz="0" w:space="0" w:color="auto"/>
      </w:divBdr>
      <w:divsChild>
        <w:div w:id="65761491">
          <w:marLeft w:val="0"/>
          <w:marRight w:val="0"/>
          <w:marTop w:val="60"/>
          <w:marBottom w:val="60"/>
          <w:divBdr>
            <w:top w:val="none" w:sz="0" w:space="0" w:color="auto"/>
            <w:left w:val="none" w:sz="0" w:space="0" w:color="auto"/>
            <w:bottom w:val="none" w:sz="0" w:space="0" w:color="auto"/>
            <w:right w:val="none" w:sz="0" w:space="0" w:color="auto"/>
          </w:divBdr>
        </w:div>
        <w:div w:id="474031932">
          <w:marLeft w:val="0"/>
          <w:marRight w:val="0"/>
          <w:marTop w:val="60"/>
          <w:marBottom w:val="60"/>
          <w:divBdr>
            <w:top w:val="none" w:sz="0" w:space="0" w:color="auto"/>
            <w:left w:val="none" w:sz="0" w:space="0" w:color="auto"/>
            <w:bottom w:val="none" w:sz="0" w:space="0" w:color="auto"/>
            <w:right w:val="none" w:sz="0" w:space="0" w:color="auto"/>
          </w:divBdr>
        </w:div>
        <w:div w:id="488790055">
          <w:marLeft w:val="0"/>
          <w:marRight w:val="0"/>
          <w:marTop w:val="60"/>
          <w:marBottom w:val="60"/>
          <w:divBdr>
            <w:top w:val="none" w:sz="0" w:space="0" w:color="auto"/>
            <w:left w:val="none" w:sz="0" w:space="0" w:color="auto"/>
            <w:bottom w:val="none" w:sz="0" w:space="0" w:color="auto"/>
            <w:right w:val="none" w:sz="0" w:space="0" w:color="auto"/>
          </w:divBdr>
        </w:div>
        <w:div w:id="725102082">
          <w:marLeft w:val="0"/>
          <w:marRight w:val="0"/>
          <w:marTop w:val="60"/>
          <w:marBottom w:val="60"/>
          <w:divBdr>
            <w:top w:val="none" w:sz="0" w:space="0" w:color="auto"/>
            <w:left w:val="none" w:sz="0" w:space="0" w:color="auto"/>
            <w:bottom w:val="none" w:sz="0" w:space="0" w:color="auto"/>
            <w:right w:val="none" w:sz="0" w:space="0" w:color="auto"/>
          </w:divBdr>
        </w:div>
        <w:div w:id="1032613086">
          <w:marLeft w:val="0"/>
          <w:marRight w:val="0"/>
          <w:marTop w:val="60"/>
          <w:marBottom w:val="60"/>
          <w:divBdr>
            <w:top w:val="none" w:sz="0" w:space="0" w:color="auto"/>
            <w:left w:val="none" w:sz="0" w:space="0" w:color="auto"/>
            <w:bottom w:val="none" w:sz="0" w:space="0" w:color="auto"/>
            <w:right w:val="none" w:sz="0" w:space="0" w:color="auto"/>
          </w:divBdr>
        </w:div>
        <w:div w:id="1421415789">
          <w:marLeft w:val="0"/>
          <w:marRight w:val="0"/>
          <w:marTop w:val="60"/>
          <w:marBottom w:val="60"/>
          <w:divBdr>
            <w:top w:val="none" w:sz="0" w:space="0" w:color="auto"/>
            <w:left w:val="none" w:sz="0" w:space="0" w:color="auto"/>
            <w:bottom w:val="none" w:sz="0" w:space="0" w:color="auto"/>
            <w:right w:val="none" w:sz="0" w:space="0" w:color="auto"/>
          </w:divBdr>
        </w:div>
        <w:div w:id="1872525612">
          <w:marLeft w:val="0"/>
          <w:marRight w:val="0"/>
          <w:marTop w:val="60"/>
          <w:marBottom w:val="60"/>
          <w:divBdr>
            <w:top w:val="none" w:sz="0" w:space="0" w:color="auto"/>
            <w:left w:val="none" w:sz="0" w:space="0" w:color="auto"/>
            <w:bottom w:val="none" w:sz="0" w:space="0" w:color="auto"/>
            <w:right w:val="none" w:sz="0" w:space="0" w:color="auto"/>
          </w:divBdr>
        </w:div>
        <w:div w:id="2064669601">
          <w:marLeft w:val="0"/>
          <w:marRight w:val="0"/>
          <w:marTop w:val="60"/>
          <w:marBottom w:val="60"/>
          <w:divBdr>
            <w:top w:val="none" w:sz="0" w:space="0" w:color="auto"/>
            <w:left w:val="none" w:sz="0" w:space="0" w:color="auto"/>
            <w:bottom w:val="none" w:sz="0" w:space="0" w:color="auto"/>
            <w:right w:val="none" w:sz="0" w:space="0" w:color="auto"/>
          </w:divBdr>
        </w:div>
      </w:divsChild>
    </w:div>
    <w:div w:id="1199779598">
      <w:bodyDiv w:val="1"/>
      <w:marLeft w:val="0"/>
      <w:marRight w:val="0"/>
      <w:marTop w:val="0"/>
      <w:marBottom w:val="0"/>
      <w:divBdr>
        <w:top w:val="none" w:sz="0" w:space="0" w:color="auto"/>
        <w:left w:val="none" w:sz="0" w:space="0" w:color="auto"/>
        <w:bottom w:val="none" w:sz="0" w:space="0" w:color="auto"/>
        <w:right w:val="none" w:sz="0" w:space="0" w:color="auto"/>
      </w:divBdr>
    </w:div>
    <w:div w:id="120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1876555">
          <w:marLeft w:val="0"/>
          <w:marRight w:val="0"/>
          <w:marTop w:val="60"/>
          <w:marBottom w:val="60"/>
          <w:divBdr>
            <w:top w:val="none" w:sz="0" w:space="0" w:color="auto"/>
            <w:left w:val="none" w:sz="0" w:space="0" w:color="auto"/>
            <w:bottom w:val="none" w:sz="0" w:space="0" w:color="auto"/>
            <w:right w:val="none" w:sz="0" w:space="0" w:color="auto"/>
          </w:divBdr>
        </w:div>
        <w:div w:id="593049546">
          <w:marLeft w:val="0"/>
          <w:marRight w:val="0"/>
          <w:marTop w:val="60"/>
          <w:marBottom w:val="60"/>
          <w:divBdr>
            <w:top w:val="none" w:sz="0" w:space="0" w:color="auto"/>
            <w:left w:val="none" w:sz="0" w:space="0" w:color="auto"/>
            <w:bottom w:val="none" w:sz="0" w:space="0" w:color="auto"/>
            <w:right w:val="none" w:sz="0" w:space="0" w:color="auto"/>
          </w:divBdr>
        </w:div>
        <w:div w:id="701248671">
          <w:marLeft w:val="0"/>
          <w:marRight w:val="0"/>
          <w:marTop w:val="60"/>
          <w:marBottom w:val="60"/>
          <w:divBdr>
            <w:top w:val="none" w:sz="0" w:space="0" w:color="auto"/>
            <w:left w:val="none" w:sz="0" w:space="0" w:color="auto"/>
            <w:bottom w:val="none" w:sz="0" w:space="0" w:color="auto"/>
            <w:right w:val="none" w:sz="0" w:space="0" w:color="auto"/>
          </w:divBdr>
        </w:div>
        <w:div w:id="987436568">
          <w:marLeft w:val="0"/>
          <w:marRight w:val="0"/>
          <w:marTop w:val="60"/>
          <w:marBottom w:val="60"/>
          <w:divBdr>
            <w:top w:val="none" w:sz="0" w:space="0" w:color="auto"/>
            <w:left w:val="none" w:sz="0" w:space="0" w:color="auto"/>
            <w:bottom w:val="none" w:sz="0" w:space="0" w:color="auto"/>
            <w:right w:val="none" w:sz="0" w:space="0" w:color="auto"/>
          </w:divBdr>
        </w:div>
        <w:div w:id="1363676915">
          <w:marLeft w:val="0"/>
          <w:marRight w:val="0"/>
          <w:marTop w:val="60"/>
          <w:marBottom w:val="60"/>
          <w:divBdr>
            <w:top w:val="none" w:sz="0" w:space="0" w:color="auto"/>
            <w:left w:val="none" w:sz="0" w:space="0" w:color="auto"/>
            <w:bottom w:val="none" w:sz="0" w:space="0" w:color="auto"/>
            <w:right w:val="none" w:sz="0" w:space="0" w:color="auto"/>
          </w:divBdr>
        </w:div>
        <w:div w:id="1735926950">
          <w:marLeft w:val="0"/>
          <w:marRight w:val="0"/>
          <w:marTop w:val="60"/>
          <w:marBottom w:val="60"/>
          <w:divBdr>
            <w:top w:val="none" w:sz="0" w:space="0" w:color="auto"/>
            <w:left w:val="none" w:sz="0" w:space="0" w:color="auto"/>
            <w:bottom w:val="none" w:sz="0" w:space="0" w:color="auto"/>
            <w:right w:val="none" w:sz="0" w:space="0" w:color="auto"/>
          </w:divBdr>
        </w:div>
      </w:divsChild>
    </w:div>
    <w:div w:id="1225873717">
      <w:bodyDiv w:val="1"/>
      <w:marLeft w:val="0"/>
      <w:marRight w:val="0"/>
      <w:marTop w:val="0"/>
      <w:marBottom w:val="0"/>
      <w:divBdr>
        <w:top w:val="none" w:sz="0" w:space="0" w:color="auto"/>
        <w:left w:val="none" w:sz="0" w:space="0" w:color="auto"/>
        <w:bottom w:val="none" w:sz="0" w:space="0" w:color="auto"/>
        <w:right w:val="none" w:sz="0" w:space="0" w:color="auto"/>
      </w:divBdr>
    </w:div>
    <w:div w:id="1235238124">
      <w:bodyDiv w:val="1"/>
      <w:marLeft w:val="0"/>
      <w:marRight w:val="0"/>
      <w:marTop w:val="0"/>
      <w:marBottom w:val="0"/>
      <w:divBdr>
        <w:top w:val="none" w:sz="0" w:space="0" w:color="auto"/>
        <w:left w:val="none" w:sz="0" w:space="0" w:color="auto"/>
        <w:bottom w:val="none" w:sz="0" w:space="0" w:color="auto"/>
        <w:right w:val="none" w:sz="0" w:space="0" w:color="auto"/>
      </w:divBdr>
    </w:div>
    <w:div w:id="1259290866">
      <w:bodyDiv w:val="1"/>
      <w:marLeft w:val="0"/>
      <w:marRight w:val="0"/>
      <w:marTop w:val="0"/>
      <w:marBottom w:val="0"/>
      <w:divBdr>
        <w:top w:val="none" w:sz="0" w:space="0" w:color="auto"/>
        <w:left w:val="none" w:sz="0" w:space="0" w:color="auto"/>
        <w:bottom w:val="none" w:sz="0" w:space="0" w:color="auto"/>
        <w:right w:val="none" w:sz="0" w:space="0" w:color="auto"/>
      </w:divBdr>
    </w:div>
    <w:div w:id="1273440460">
      <w:bodyDiv w:val="1"/>
      <w:marLeft w:val="0"/>
      <w:marRight w:val="0"/>
      <w:marTop w:val="0"/>
      <w:marBottom w:val="0"/>
      <w:divBdr>
        <w:top w:val="none" w:sz="0" w:space="0" w:color="auto"/>
        <w:left w:val="none" w:sz="0" w:space="0" w:color="auto"/>
        <w:bottom w:val="none" w:sz="0" w:space="0" w:color="auto"/>
        <w:right w:val="none" w:sz="0" w:space="0" w:color="auto"/>
      </w:divBdr>
    </w:div>
    <w:div w:id="1277640850">
      <w:bodyDiv w:val="1"/>
      <w:marLeft w:val="0"/>
      <w:marRight w:val="0"/>
      <w:marTop w:val="0"/>
      <w:marBottom w:val="0"/>
      <w:divBdr>
        <w:top w:val="none" w:sz="0" w:space="0" w:color="auto"/>
        <w:left w:val="none" w:sz="0" w:space="0" w:color="auto"/>
        <w:bottom w:val="none" w:sz="0" w:space="0" w:color="auto"/>
        <w:right w:val="none" w:sz="0" w:space="0" w:color="auto"/>
      </w:divBdr>
      <w:divsChild>
        <w:div w:id="52238021">
          <w:marLeft w:val="0"/>
          <w:marRight w:val="0"/>
          <w:marTop w:val="86"/>
          <w:marBottom w:val="0"/>
          <w:divBdr>
            <w:top w:val="none" w:sz="0" w:space="0" w:color="auto"/>
            <w:left w:val="none" w:sz="0" w:space="0" w:color="auto"/>
            <w:bottom w:val="none" w:sz="0" w:space="0" w:color="auto"/>
            <w:right w:val="none" w:sz="0" w:space="0" w:color="auto"/>
          </w:divBdr>
        </w:div>
        <w:div w:id="371997633">
          <w:marLeft w:val="0"/>
          <w:marRight w:val="0"/>
          <w:marTop w:val="86"/>
          <w:marBottom w:val="0"/>
          <w:divBdr>
            <w:top w:val="none" w:sz="0" w:space="0" w:color="auto"/>
            <w:left w:val="none" w:sz="0" w:space="0" w:color="auto"/>
            <w:bottom w:val="none" w:sz="0" w:space="0" w:color="auto"/>
            <w:right w:val="none" w:sz="0" w:space="0" w:color="auto"/>
          </w:divBdr>
        </w:div>
        <w:div w:id="835922448">
          <w:marLeft w:val="0"/>
          <w:marRight w:val="0"/>
          <w:marTop w:val="86"/>
          <w:marBottom w:val="0"/>
          <w:divBdr>
            <w:top w:val="none" w:sz="0" w:space="0" w:color="auto"/>
            <w:left w:val="none" w:sz="0" w:space="0" w:color="auto"/>
            <w:bottom w:val="none" w:sz="0" w:space="0" w:color="auto"/>
            <w:right w:val="none" w:sz="0" w:space="0" w:color="auto"/>
          </w:divBdr>
        </w:div>
        <w:div w:id="1487549163">
          <w:marLeft w:val="0"/>
          <w:marRight w:val="0"/>
          <w:marTop w:val="86"/>
          <w:marBottom w:val="0"/>
          <w:divBdr>
            <w:top w:val="none" w:sz="0" w:space="0" w:color="auto"/>
            <w:left w:val="none" w:sz="0" w:space="0" w:color="auto"/>
            <w:bottom w:val="none" w:sz="0" w:space="0" w:color="auto"/>
            <w:right w:val="none" w:sz="0" w:space="0" w:color="auto"/>
          </w:divBdr>
        </w:div>
        <w:div w:id="1508639836">
          <w:marLeft w:val="0"/>
          <w:marRight w:val="0"/>
          <w:marTop w:val="86"/>
          <w:marBottom w:val="0"/>
          <w:divBdr>
            <w:top w:val="none" w:sz="0" w:space="0" w:color="auto"/>
            <w:left w:val="none" w:sz="0" w:space="0" w:color="auto"/>
            <w:bottom w:val="none" w:sz="0" w:space="0" w:color="auto"/>
            <w:right w:val="none" w:sz="0" w:space="0" w:color="auto"/>
          </w:divBdr>
        </w:div>
        <w:div w:id="1594432484">
          <w:marLeft w:val="0"/>
          <w:marRight w:val="0"/>
          <w:marTop w:val="86"/>
          <w:marBottom w:val="0"/>
          <w:divBdr>
            <w:top w:val="none" w:sz="0" w:space="0" w:color="auto"/>
            <w:left w:val="none" w:sz="0" w:space="0" w:color="auto"/>
            <w:bottom w:val="none" w:sz="0" w:space="0" w:color="auto"/>
            <w:right w:val="none" w:sz="0" w:space="0" w:color="auto"/>
          </w:divBdr>
        </w:div>
      </w:divsChild>
    </w:div>
    <w:div w:id="1278023787">
      <w:bodyDiv w:val="1"/>
      <w:marLeft w:val="0"/>
      <w:marRight w:val="0"/>
      <w:marTop w:val="0"/>
      <w:marBottom w:val="0"/>
      <w:divBdr>
        <w:top w:val="none" w:sz="0" w:space="0" w:color="auto"/>
        <w:left w:val="none" w:sz="0" w:space="0" w:color="auto"/>
        <w:bottom w:val="none" w:sz="0" w:space="0" w:color="auto"/>
        <w:right w:val="none" w:sz="0" w:space="0" w:color="auto"/>
      </w:divBdr>
    </w:div>
    <w:div w:id="1310555037">
      <w:bodyDiv w:val="1"/>
      <w:marLeft w:val="0"/>
      <w:marRight w:val="0"/>
      <w:marTop w:val="0"/>
      <w:marBottom w:val="0"/>
      <w:divBdr>
        <w:top w:val="none" w:sz="0" w:space="0" w:color="auto"/>
        <w:left w:val="none" w:sz="0" w:space="0" w:color="auto"/>
        <w:bottom w:val="none" w:sz="0" w:space="0" w:color="auto"/>
        <w:right w:val="none" w:sz="0" w:space="0" w:color="auto"/>
      </w:divBdr>
    </w:div>
    <w:div w:id="1321231996">
      <w:bodyDiv w:val="1"/>
      <w:marLeft w:val="0"/>
      <w:marRight w:val="0"/>
      <w:marTop w:val="0"/>
      <w:marBottom w:val="0"/>
      <w:divBdr>
        <w:top w:val="none" w:sz="0" w:space="0" w:color="auto"/>
        <w:left w:val="none" w:sz="0" w:space="0" w:color="auto"/>
        <w:bottom w:val="none" w:sz="0" w:space="0" w:color="auto"/>
        <w:right w:val="none" w:sz="0" w:space="0" w:color="auto"/>
      </w:divBdr>
    </w:div>
    <w:div w:id="1337801773">
      <w:bodyDiv w:val="1"/>
      <w:marLeft w:val="0"/>
      <w:marRight w:val="0"/>
      <w:marTop w:val="0"/>
      <w:marBottom w:val="0"/>
      <w:divBdr>
        <w:top w:val="none" w:sz="0" w:space="0" w:color="auto"/>
        <w:left w:val="none" w:sz="0" w:space="0" w:color="auto"/>
        <w:bottom w:val="none" w:sz="0" w:space="0" w:color="auto"/>
        <w:right w:val="none" w:sz="0" w:space="0" w:color="auto"/>
      </w:divBdr>
      <w:divsChild>
        <w:div w:id="110326263">
          <w:marLeft w:val="446"/>
          <w:marRight w:val="0"/>
          <w:marTop w:val="0"/>
          <w:marBottom w:val="0"/>
          <w:divBdr>
            <w:top w:val="none" w:sz="0" w:space="0" w:color="auto"/>
            <w:left w:val="none" w:sz="0" w:space="0" w:color="auto"/>
            <w:bottom w:val="none" w:sz="0" w:space="0" w:color="auto"/>
            <w:right w:val="none" w:sz="0" w:space="0" w:color="auto"/>
          </w:divBdr>
        </w:div>
        <w:div w:id="255670013">
          <w:marLeft w:val="446"/>
          <w:marRight w:val="0"/>
          <w:marTop w:val="0"/>
          <w:marBottom w:val="0"/>
          <w:divBdr>
            <w:top w:val="none" w:sz="0" w:space="0" w:color="auto"/>
            <w:left w:val="none" w:sz="0" w:space="0" w:color="auto"/>
            <w:bottom w:val="none" w:sz="0" w:space="0" w:color="auto"/>
            <w:right w:val="none" w:sz="0" w:space="0" w:color="auto"/>
          </w:divBdr>
        </w:div>
        <w:div w:id="888225450">
          <w:marLeft w:val="1166"/>
          <w:marRight w:val="0"/>
          <w:marTop w:val="0"/>
          <w:marBottom w:val="0"/>
          <w:divBdr>
            <w:top w:val="none" w:sz="0" w:space="0" w:color="auto"/>
            <w:left w:val="none" w:sz="0" w:space="0" w:color="auto"/>
            <w:bottom w:val="none" w:sz="0" w:space="0" w:color="auto"/>
            <w:right w:val="none" w:sz="0" w:space="0" w:color="auto"/>
          </w:divBdr>
        </w:div>
        <w:div w:id="901525923">
          <w:marLeft w:val="1166"/>
          <w:marRight w:val="0"/>
          <w:marTop w:val="0"/>
          <w:marBottom w:val="0"/>
          <w:divBdr>
            <w:top w:val="none" w:sz="0" w:space="0" w:color="auto"/>
            <w:left w:val="none" w:sz="0" w:space="0" w:color="auto"/>
            <w:bottom w:val="none" w:sz="0" w:space="0" w:color="auto"/>
            <w:right w:val="none" w:sz="0" w:space="0" w:color="auto"/>
          </w:divBdr>
        </w:div>
        <w:div w:id="1120342865">
          <w:marLeft w:val="1166"/>
          <w:marRight w:val="0"/>
          <w:marTop w:val="0"/>
          <w:marBottom w:val="0"/>
          <w:divBdr>
            <w:top w:val="none" w:sz="0" w:space="0" w:color="auto"/>
            <w:left w:val="none" w:sz="0" w:space="0" w:color="auto"/>
            <w:bottom w:val="none" w:sz="0" w:space="0" w:color="auto"/>
            <w:right w:val="none" w:sz="0" w:space="0" w:color="auto"/>
          </w:divBdr>
        </w:div>
        <w:div w:id="1616328876">
          <w:marLeft w:val="446"/>
          <w:marRight w:val="0"/>
          <w:marTop w:val="0"/>
          <w:marBottom w:val="0"/>
          <w:divBdr>
            <w:top w:val="none" w:sz="0" w:space="0" w:color="auto"/>
            <w:left w:val="none" w:sz="0" w:space="0" w:color="auto"/>
            <w:bottom w:val="none" w:sz="0" w:space="0" w:color="auto"/>
            <w:right w:val="none" w:sz="0" w:space="0" w:color="auto"/>
          </w:divBdr>
        </w:div>
        <w:div w:id="1687518383">
          <w:marLeft w:val="1166"/>
          <w:marRight w:val="0"/>
          <w:marTop w:val="0"/>
          <w:marBottom w:val="0"/>
          <w:divBdr>
            <w:top w:val="none" w:sz="0" w:space="0" w:color="auto"/>
            <w:left w:val="none" w:sz="0" w:space="0" w:color="auto"/>
            <w:bottom w:val="none" w:sz="0" w:space="0" w:color="auto"/>
            <w:right w:val="none" w:sz="0" w:space="0" w:color="auto"/>
          </w:divBdr>
        </w:div>
        <w:div w:id="1808889238">
          <w:marLeft w:val="446"/>
          <w:marRight w:val="0"/>
          <w:marTop w:val="0"/>
          <w:marBottom w:val="0"/>
          <w:divBdr>
            <w:top w:val="none" w:sz="0" w:space="0" w:color="auto"/>
            <w:left w:val="none" w:sz="0" w:space="0" w:color="auto"/>
            <w:bottom w:val="none" w:sz="0" w:space="0" w:color="auto"/>
            <w:right w:val="none" w:sz="0" w:space="0" w:color="auto"/>
          </w:divBdr>
        </w:div>
        <w:div w:id="2021664829">
          <w:marLeft w:val="1166"/>
          <w:marRight w:val="0"/>
          <w:marTop w:val="0"/>
          <w:marBottom w:val="0"/>
          <w:divBdr>
            <w:top w:val="none" w:sz="0" w:space="0" w:color="auto"/>
            <w:left w:val="none" w:sz="0" w:space="0" w:color="auto"/>
            <w:bottom w:val="none" w:sz="0" w:space="0" w:color="auto"/>
            <w:right w:val="none" w:sz="0" w:space="0" w:color="auto"/>
          </w:divBdr>
        </w:div>
      </w:divsChild>
    </w:div>
    <w:div w:id="1341617910">
      <w:bodyDiv w:val="1"/>
      <w:marLeft w:val="0"/>
      <w:marRight w:val="0"/>
      <w:marTop w:val="0"/>
      <w:marBottom w:val="0"/>
      <w:divBdr>
        <w:top w:val="none" w:sz="0" w:space="0" w:color="auto"/>
        <w:left w:val="none" w:sz="0" w:space="0" w:color="auto"/>
        <w:bottom w:val="none" w:sz="0" w:space="0" w:color="auto"/>
        <w:right w:val="none" w:sz="0" w:space="0" w:color="auto"/>
      </w:divBdr>
      <w:divsChild>
        <w:div w:id="6101262">
          <w:marLeft w:val="0"/>
          <w:marRight w:val="0"/>
          <w:marTop w:val="86"/>
          <w:marBottom w:val="0"/>
          <w:divBdr>
            <w:top w:val="none" w:sz="0" w:space="0" w:color="auto"/>
            <w:left w:val="none" w:sz="0" w:space="0" w:color="auto"/>
            <w:bottom w:val="none" w:sz="0" w:space="0" w:color="auto"/>
            <w:right w:val="none" w:sz="0" w:space="0" w:color="auto"/>
          </w:divBdr>
        </w:div>
        <w:div w:id="1113135604">
          <w:marLeft w:val="0"/>
          <w:marRight w:val="0"/>
          <w:marTop w:val="86"/>
          <w:marBottom w:val="0"/>
          <w:divBdr>
            <w:top w:val="none" w:sz="0" w:space="0" w:color="auto"/>
            <w:left w:val="none" w:sz="0" w:space="0" w:color="auto"/>
            <w:bottom w:val="none" w:sz="0" w:space="0" w:color="auto"/>
            <w:right w:val="none" w:sz="0" w:space="0" w:color="auto"/>
          </w:divBdr>
        </w:div>
        <w:div w:id="1922908600">
          <w:marLeft w:val="0"/>
          <w:marRight w:val="0"/>
          <w:marTop w:val="86"/>
          <w:marBottom w:val="0"/>
          <w:divBdr>
            <w:top w:val="none" w:sz="0" w:space="0" w:color="auto"/>
            <w:left w:val="none" w:sz="0" w:space="0" w:color="auto"/>
            <w:bottom w:val="none" w:sz="0" w:space="0" w:color="auto"/>
            <w:right w:val="none" w:sz="0" w:space="0" w:color="auto"/>
          </w:divBdr>
        </w:div>
      </w:divsChild>
    </w:div>
    <w:div w:id="1369793379">
      <w:bodyDiv w:val="1"/>
      <w:marLeft w:val="0"/>
      <w:marRight w:val="0"/>
      <w:marTop w:val="0"/>
      <w:marBottom w:val="0"/>
      <w:divBdr>
        <w:top w:val="none" w:sz="0" w:space="0" w:color="auto"/>
        <w:left w:val="none" w:sz="0" w:space="0" w:color="auto"/>
        <w:bottom w:val="none" w:sz="0" w:space="0" w:color="auto"/>
        <w:right w:val="none" w:sz="0" w:space="0" w:color="auto"/>
      </w:divBdr>
    </w:div>
    <w:div w:id="1383821266">
      <w:bodyDiv w:val="1"/>
      <w:marLeft w:val="0"/>
      <w:marRight w:val="0"/>
      <w:marTop w:val="0"/>
      <w:marBottom w:val="0"/>
      <w:divBdr>
        <w:top w:val="none" w:sz="0" w:space="0" w:color="auto"/>
        <w:left w:val="none" w:sz="0" w:space="0" w:color="auto"/>
        <w:bottom w:val="none" w:sz="0" w:space="0" w:color="auto"/>
        <w:right w:val="none" w:sz="0" w:space="0" w:color="auto"/>
      </w:divBdr>
      <w:divsChild>
        <w:div w:id="214123476">
          <w:marLeft w:val="0"/>
          <w:marRight w:val="0"/>
          <w:marTop w:val="60"/>
          <w:marBottom w:val="60"/>
          <w:divBdr>
            <w:top w:val="none" w:sz="0" w:space="0" w:color="auto"/>
            <w:left w:val="none" w:sz="0" w:space="0" w:color="auto"/>
            <w:bottom w:val="none" w:sz="0" w:space="0" w:color="auto"/>
            <w:right w:val="none" w:sz="0" w:space="0" w:color="auto"/>
          </w:divBdr>
        </w:div>
        <w:div w:id="414522806">
          <w:marLeft w:val="0"/>
          <w:marRight w:val="0"/>
          <w:marTop w:val="60"/>
          <w:marBottom w:val="60"/>
          <w:divBdr>
            <w:top w:val="none" w:sz="0" w:space="0" w:color="auto"/>
            <w:left w:val="none" w:sz="0" w:space="0" w:color="auto"/>
            <w:bottom w:val="none" w:sz="0" w:space="0" w:color="auto"/>
            <w:right w:val="none" w:sz="0" w:space="0" w:color="auto"/>
          </w:divBdr>
        </w:div>
        <w:div w:id="554850036">
          <w:marLeft w:val="0"/>
          <w:marRight w:val="0"/>
          <w:marTop w:val="60"/>
          <w:marBottom w:val="60"/>
          <w:divBdr>
            <w:top w:val="none" w:sz="0" w:space="0" w:color="auto"/>
            <w:left w:val="none" w:sz="0" w:space="0" w:color="auto"/>
            <w:bottom w:val="none" w:sz="0" w:space="0" w:color="auto"/>
            <w:right w:val="none" w:sz="0" w:space="0" w:color="auto"/>
          </w:divBdr>
        </w:div>
        <w:div w:id="665745709">
          <w:marLeft w:val="0"/>
          <w:marRight w:val="0"/>
          <w:marTop w:val="60"/>
          <w:marBottom w:val="60"/>
          <w:divBdr>
            <w:top w:val="none" w:sz="0" w:space="0" w:color="auto"/>
            <w:left w:val="none" w:sz="0" w:space="0" w:color="auto"/>
            <w:bottom w:val="none" w:sz="0" w:space="0" w:color="auto"/>
            <w:right w:val="none" w:sz="0" w:space="0" w:color="auto"/>
          </w:divBdr>
        </w:div>
        <w:div w:id="883101970">
          <w:marLeft w:val="0"/>
          <w:marRight w:val="0"/>
          <w:marTop w:val="60"/>
          <w:marBottom w:val="60"/>
          <w:divBdr>
            <w:top w:val="none" w:sz="0" w:space="0" w:color="auto"/>
            <w:left w:val="none" w:sz="0" w:space="0" w:color="auto"/>
            <w:bottom w:val="none" w:sz="0" w:space="0" w:color="auto"/>
            <w:right w:val="none" w:sz="0" w:space="0" w:color="auto"/>
          </w:divBdr>
        </w:div>
        <w:div w:id="1302616529">
          <w:marLeft w:val="0"/>
          <w:marRight w:val="0"/>
          <w:marTop w:val="60"/>
          <w:marBottom w:val="60"/>
          <w:divBdr>
            <w:top w:val="none" w:sz="0" w:space="0" w:color="auto"/>
            <w:left w:val="none" w:sz="0" w:space="0" w:color="auto"/>
            <w:bottom w:val="none" w:sz="0" w:space="0" w:color="auto"/>
            <w:right w:val="none" w:sz="0" w:space="0" w:color="auto"/>
          </w:divBdr>
        </w:div>
        <w:div w:id="1442333769">
          <w:marLeft w:val="0"/>
          <w:marRight w:val="0"/>
          <w:marTop w:val="60"/>
          <w:marBottom w:val="60"/>
          <w:divBdr>
            <w:top w:val="none" w:sz="0" w:space="0" w:color="auto"/>
            <w:left w:val="none" w:sz="0" w:space="0" w:color="auto"/>
            <w:bottom w:val="none" w:sz="0" w:space="0" w:color="auto"/>
            <w:right w:val="none" w:sz="0" w:space="0" w:color="auto"/>
          </w:divBdr>
        </w:div>
        <w:div w:id="1796754974">
          <w:marLeft w:val="0"/>
          <w:marRight w:val="0"/>
          <w:marTop w:val="60"/>
          <w:marBottom w:val="60"/>
          <w:divBdr>
            <w:top w:val="none" w:sz="0" w:space="0" w:color="auto"/>
            <w:left w:val="none" w:sz="0" w:space="0" w:color="auto"/>
            <w:bottom w:val="none" w:sz="0" w:space="0" w:color="auto"/>
            <w:right w:val="none" w:sz="0" w:space="0" w:color="auto"/>
          </w:divBdr>
        </w:div>
        <w:div w:id="1905097134">
          <w:marLeft w:val="0"/>
          <w:marRight w:val="0"/>
          <w:marTop w:val="60"/>
          <w:marBottom w:val="60"/>
          <w:divBdr>
            <w:top w:val="none" w:sz="0" w:space="0" w:color="auto"/>
            <w:left w:val="none" w:sz="0" w:space="0" w:color="auto"/>
            <w:bottom w:val="none" w:sz="0" w:space="0" w:color="auto"/>
            <w:right w:val="none" w:sz="0" w:space="0" w:color="auto"/>
          </w:divBdr>
        </w:div>
        <w:div w:id="1939217012">
          <w:marLeft w:val="0"/>
          <w:marRight w:val="0"/>
          <w:marTop w:val="60"/>
          <w:marBottom w:val="60"/>
          <w:divBdr>
            <w:top w:val="none" w:sz="0" w:space="0" w:color="auto"/>
            <w:left w:val="none" w:sz="0" w:space="0" w:color="auto"/>
            <w:bottom w:val="none" w:sz="0" w:space="0" w:color="auto"/>
            <w:right w:val="none" w:sz="0" w:space="0" w:color="auto"/>
          </w:divBdr>
        </w:div>
      </w:divsChild>
    </w:div>
    <w:div w:id="1399282359">
      <w:bodyDiv w:val="1"/>
      <w:marLeft w:val="0"/>
      <w:marRight w:val="0"/>
      <w:marTop w:val="0"/>
      <w:marBottom w:val="0"/>
      <w:divBdr>
        <w:top w:val="none" w:sz="0" w:space="0" w:color="auto"/>
        <w:left w:val="none" w:sz="0" w:space="0" w:color="auto"/>
        <w:bottom w:val="none" w:sz="0" w:space="0" w:color="auto"/>
        <w:right w:val="none" w:sz="0" w:space="0" w:color="auto"/>
      </w:divBdr>
      <w:divsChild>
        <w:div w:id="758870747">
          <w:marLeft w:val="446"/>
          <w:marRight w:val="0"/>
          <w:marTop w:val="0"/>
          <w:marBottom w:val="0"/>
          <w:divBdr>
            <w:top w:val="none" w:sz="0" w:space="0" w:color="auto"/>
            <w:left w:val="none" w:sz="0" w:space="0" w:color="auto"/>
            <w:bottom w:val="none" w:sz="0" w:space="0" w:color="auto"/>
            <w:right w:val="none" w:sz="0" w:space="0" w:color="auto"/>
          </w:divBdr>
        </w:div>
      </w:divsChild>
    </w:div>
    <w:div w:id="1406948982">
      <w:bodyDiv w:val="1"/>
      <w:marLeft w:val="0"/>
      <w:marRight w:val="0"/>
      <w:marTop w:val="0"/>
      <w:marBottom w:val="0"/>
      <w:divBdr>
        <w:top w:val="none" w:sz="0" w:space="0" w:color="auto"/>
        <w:left w:val="none" w:sz="0" w:space="0" w:color="auto"/>
        <w:bottom w:val="none" w:sz="0" w:space="0" w:color="auto"/>
        <w:right w:val="none" w:sz="0" w:space="0" w:color="auto"/>
      </w:divBdr>
    </w:div>
    <w:div w:id="1418164151">
      <w:bodyDiv w:val="1"/>
      <w:marLeft w:val="0"/>
      <w:marRight w:val="0"/>
      <w:marTop w:val="0"/>
      <w:marBottom w:val="0"/>
      <w:divBdr>
        <w:top w:val="none" w:sz="0" w:space="0" w:color="auto"/>
        <w:left w:val="none" w:sz="0" w:space="0" w:color="auto"/>
        <w:bottom w:val="none" w:sz="0" w:space="0" w:color="auto"/>
        <w:right w:val="none" w:sz="0" w:space="0" w:color="auto"/>
      </w:divBdr>
    </w:div>
    <w:div w:id="1421681460">
      <w:marLeft w:val="0"/>
      <w:marRight w:val="0"/>
      <w:marTop w:val="0"/>
      <w:marBottom w:val="0"/>
      <w:divBdr>
        <w:top w:val="none" w:sz="0" w:space="0" w:color="auto"/>
        <w:left w:val="none" w:sz="0" w:space="0" w:color="auto"/>
        <w:bottom w:val="none" w:sz="0" w:space="0" w:color="auto"/>
        <w:right w:val="none" w:sz="0" w:space="0" w:color="auto"/>
      </w:divBdr>
    </w:div>
    <w:div w:id="1421681462">
      <w:marLeft w:val="0"/>
      <w:marRight w:val="0"/>
      <w:marTop w:val="0"/>
      <w:marBottom w:val="0"/>
      <w:divBdr>
        <w:top w:val="none" w:sz="0" w:space="0" w:color="auto"/>
        <w:left w:val="none" w:sz="0" w:space="0" w:color="auto"/>
        <w:bottom w:val="none" w:sz="0" w:space="0" w:color="auto"/>
        <w:right w:val="none" w:sz="0" w:space="0" w:color="auto"/>
      </w:divBdr>
    </w:div>
    <w:div w:id="1421681466">
      <w:marLeft w:val="0"/>
      <w:marRight w:val="0"/>
      <w:marTop w:val="0"/>
      <w:marBottom w:val="0"/>
      <w:divBdr>
        <w:top w:val="none" w:sz="0" w:space="0" w:color="auto"/>
        <w:left w:val="none" w:sz="0" w:space="0" w:color="auto"/>
        <w:bottom w:val="none" w:sz="0" w:space="0" w:color="auto"/>
        <w:right w:val="none" w:sz="0" w:space="0" w:color="auto"/>
      </w:divBdr>
    </w:div>
    <w:div w:id="1421681470">
      <w:marLeft w:val="0"/>
      <w:marRight w:val="0"/>
      <w:marTop w:val="0"/>
      <w:marBottom w:val="0"/>
      <w:divBdr>
        <w:top w:val="none" w:sz="0" w:space="0" w:color="auto"/>
        <w:left w:val="none" w:sz="0" w:space="0" w:color="auto"/>
        <w:bottom w:val="none" w:sz="0" w:space="0" w:color="auto"/>
        <w:right w:val="none" w:sz="0" w:space="0" w:color="auto"/>
      </w:divBdr>
    </w:div>
    <w:div w:id="1421681472">
      <w:marLeft w:val="0"/>
      <w:marRight w:val="0"/>
      <w:marTop w:val="0"/>
      <w:marBottom w:val="0"/>
      <w:divBdr>
        <w:top w:val="none" w:sz="0" w:space="0" w:color="auto"/>
        <w:left w:val="none" w:sz="0" w:space="0" w:color="auto"/>
        <w:bottom w:val="none" w:sz="0" w:space="0" w:color="auto"/>
        <w:right w:val="none" w:sz="0" w:space="0" w:color="auto"/>
      </w:divBdr>
      <w:divsChild>
        <w:div w:id="1421681468">
          <w:marLeft w:val="0"/>
          <w:marRight w:val="0"/>
          <w:marTop w:val="86"/>
          <w:marBottom w:val="0"/>
          <w:divBdr>
            <w:top w:val="none" w:sz="0" w:space="0" w:color="auto"/>
            <w:left w:val="none" w:sz="0" w:space="0" w:color="auto"/>
            <w:bottom w:val="none" w:sz="0" w:space="0" w:color="auto"/>
            <w:right w:val="none" w:sz="0" w:space="0" w:color="auto"/>
          </w:divBdr>
        </w:div>
        <w:div w:id="1421681496">
          <w:marLeft w:val="0"/>
          <w:marRight w:val="0"/>
          <w:marTop w:val="86"/>
          <w:marBottom w:val="0"/>
          <w:divBdr>
            <w:top w:val="none" w:sz="0" w:space="0" w:color="auto"/>
            <w:left w:val="none" w:sz="0" w:space="0" w:color="auto"/>
            <w:bottom w:val="none" w:sz="0" w:space="0" w:color="auto"/>
            <w:right w:val="none" w:sz="0" w:space="0" w:color="auto"/>
          </w:divBdr>
        </w:div>
        <w:div w:id="1421681533">
          <w:marLeft w:val="0"/>
          <w:marRight w:val="0"/>
          <w:marTop w:val="86"/>
          <w:marBottom w:val="0"/>
          <w:divBdr>
            <w:top w:val="none" w:sz="0" w:space="0" w:color="auto"/>
            <w:left w:val="none" w:sz="0" w:space="0" w:color="auto"/>
            <w:bottom w:val="none" w:sz="0" w:space="0" w:color="auto"/>
            <w:right w:val="none" w:sz="0" w:space="0" w:color="auto"/>
          </w:divBdr>
        </w:div>
        <w:div w:id="1421681549">
          <w:marLeft w:val="0"/>
          <w:marRight w:val="0"/>
          <w:marTop w:val="86"/>
          <w:marBottom w:val="0"/>
          <w:divBdr>
            <w:top w:val="none" w:sz="0" w:space="0" w:color="auto"/>
            <w:left w:val="none" w:sz="0" w:space="0" w:color="auto"/>
            <w:bottom w:val="none" w:sz="0" w:space="0" w:color="auto"/>
            <w:right w:val="none" w:sz="0" w:space="0" w:color="auto"/>
          </w:divBdr>
        </w:div>
        <w:div w:id="1421681556">
          <w:marLeft w:val="0"/>
          <w:marRight w:val="0"/>
          <w:marTop w:val="86"/>
          <w:marBottom w:val="0"/>
          <w:divBdr>
            <w:top w:val="none" w:sz="0" w:space="0" w:color="auto"/>
            <w:left w:val="none" w:sz="0" w:space="0" w:color="auto"/>
            <w:bottom w:val="none" w:sz="0" w:space="0" w:color="auto"/>
            <w:right w:val="none" w:sz="0" w:space="0" w:color="auto"/>
          </w:divBdr>
        </w:div>
        <w:div w:id="1421681651">
          <w:marLeft w:val="0"/>
          <w:marRight w:val="0"/>
          <w:marTop w:val="86"/>
          <w:marBottom w:val="0"/>
          <w:divBdr>
            <w:top w:val="none" w:sz="0" w:space="0" w:color="auto"/>
            <w:left w:val="none" w:sz="0" w:space="0" w:color="auto"/>
            <w:bottom w:val="none" w:sz="0" w:space="0" w:color="auto"/>
            <w:right w:val="none" w:sz="0" w:space="0" w:color="auto"/>
          </w:divBdr>
        </w:div>
        <w:div w:id="1421681671">
          <w:marLeft w:val="0"/>
          <w:marRight w:val="0"/>
          <w:marTop w:val="86"/>
          <w:marBottom w:val="0"/>
          <w:divBdr>
            <w:top w:val="none" w:sz="0" w:space="0" w:color="auto"/>
            <w:left w:val="none" w:sz="0" w:space="0" w:color="auto"/>
            <w:bottom w:val="none" w:sz="0" w:space="0" w:color="auto"/>
            <w:right w:val="none" w:sz="0" w:space="0" w:color="auto"/>
          </w:divBdr>
        </w:div>
        <w:div w:id="1421681802">
          <w:marLeft w:val="0"/>
          <w:marRight w:val="0"/>
          <w:marTop w:val="86"/>
          <w:marBottom w:val="0"/>
          <w:divBdr>
            <w:top w:val="none" w:sz="0" w:space="0" w:color="auto"/>
            <w:left w:val="none" w:sz="0" w:space="0" w:color="auto"/>
            <w:bottom w:val="none" w:sz="0" w:space="0" w:color="auto"/>
            <w:right w:val="none" w:sz="0" w:space="0" w:color="auto"/>
          </w:divBdr>
        </w:div>
      </w:divsChild>
    </w:div>
    <w:div w:id="1421681473">
      <w:marLeft w:val="0"/>
      <w:marRight w:val="0"/>
      <w:marTop w:val="0"/>
      <w:marBottom w:val="0"/>
      <w:divBdr>
        <w:top w:val="none" w:sz="0" w:space="0" w:color="auto"/>
        <w:left w:val="none" w:sz="0" w:space="0" w:color="auto"/>
        <w:bottom w:val="none" w:sz="0" w:space="0" w:color="auto"/>
        <w:right w:val="none" w:sz="0" w:space="0" w:color="auto"/>
      </w:divBdr>
    </w:div>
    <w:div w:id="1421681476">
      <w:marLeft w:val="0"/>
      <w:marRight w:val="0"/>
      <w:marTop w:val="0"/>
      <w:marBottom w:val="0"/>
      <w:divBdr>
        <w:top w:val="none" w:sz="0" w:space="0" w:color="auto"/>
        <w:left w:val="none" w:sz="0" w:space="0" w:color="auto"/>
        <w:bottom w:val="none" w:sz="0" w:space="0" w:color="auto"/>
        <w:right w:val="none" w:sz="0" w:space="0" w:color="auto"/>
      </w:divBdr>
    </w:div>
    <w:div w:id="1421681478">
      <w:marLeft w:val="0"/>
      <w:marRight w:val="0"/>
      <w:marTop w:val="0"/>
      <w:marBottom w:val="0"/>
      <w:divBdr>
        <w:top w:val="none" w:sz="0" w:space="0" w:color="auto"/>
        <w:left w:val="none" w:sz="0" w:space="0" w:color="auto"/>
        <w:bottom w:val="none" w:sz="0" w:space="0" w:color="auto"/>
        <w:right w:val="none" w:sz="0" w:space="0" w:color="auto"/>
      </w:divBdr>
    </w:div>
    <w:div w:id="1421681479">
      <w:marLeft w:val="0"/>
      <w:marRight w:val="0"/>
      <w:marTop w:val="0"/>
      <w:marBottom w:val="0"/>
      <w:divBdr>
        <w:top w:val="none" w:sz="0" w:space="0" w:color="auto"/>
        <w:left w:val="none" w:sz="0" w:space="0" w:color="auto"/>
        <w:bottom w:val="none" w:sz="0" w:space="0" w:color="auto"/>
        <w:right w:val="none" w:sz="0" w:space="0" w:color="auto"/>
      </w:divBdr>
    </w:div>
    <w:div w:id="1421681480">
      <w:marLeft w:val="0"/>
      <w:marRight w:val="0"/>
      <w:marTop w:val="0"/>
      <w:marBottom w:val="0"/>
      <w:divBdr>
        <w:top w:val="none" w:sz="0" w:space="0" w:color="auto"/>
        <w:left w:val="none" w:sz="0" w:space="0" w:color="auto"/>
        <w:bottom w:val="none" w:sz="0" w:space="0" w:color="auto"/>
        <w:right w:val="none" w:sz="0" w:space="0" w:color="auto"/>
      </w:divBdr>
    </w:div>
    <w:div w:id="1421681481">
      <w:marLeft w:val="0"/>
      <w:marRight w:val="0"/>
      <w:marTop w:val="0"/>
      <w:marBottom w:val="0"/>
      <w:divBdr>
        <w:top w:val="none" w:sz="0" w:space="0" w:color="auto"/>
        <w:left w:val="none" w:sz="0" w:space="0" w:color="auto"/>
        <w:bottom w:val="none" w:sz="0" w:space="0" w:color="auto"/>
        <w:right w:val="none" w:sz="0" w:space="0" w:color="auto"/>
      </w:divBdr>
      <w:divsChild>
        <w:div w:id="1421681464">
          <w:marLeft w:val="547"/>
          <w:marRight w:val="0"/>
          <w:marTop w:val="86"/>
          <w:marBottom w:val="0"/>
          <w:divBdr>
            <w:top w:val="none" w:sz="0" w:space="0" w:color="auto"/>
            <w:left w:val="none" w:sz="0" w:space="0" w:color="auto"/>
            <w:bottom w:val="none" w:sz="0" w:space="0" w:color="auto"/>
            <w:right w:val="none" w:sz="0" w:space="0" w:color="auto"/>
          </w:divBdr>
        </w:div>
        <w:div w:id="1421681503">
          <w:marLeft w:val="547"/>
          <w:marRight w:val="0"/>
          <w:marTop w:val="86"/>
          <w:marBottom w:val="0"/>
          <w:divBdr>
            <w:top w:val="none" w:sz="0" w:space="0" w:color="auto"/>
            <w:left w:val="none" w:sz="0" w:space="0" w:color="auto"/>
            <w:bottom w:val="none" w:sz="0" w:space="0" w:color="auto"/>
            <w:right w:val="none" w:sz="0" w:space="0" w:color="auto"/>
          </w:divBdr>
        </w:div>
        <w:div w:id="1421681646">
          <w:marLeft w:val="547"/>
          <w:marRight w:val="0"/>
          <w:marTop w:val="86"/>
          <w:marBottom w:val="0"/>
          <w:divBdr>
            <w:top w:val="none" w:sz="0" w:space="0" w:color="auto"/>
            <w:left w:val="none" w:sz="0" w:space="0" w:color="auto"/>
            <w:bottom w:val="none" w:sz="0" w:space="0" w:color="auto"/>
            <w:right w:val="none" w:sz="0" w:space="0" w:color="auto"/>
          </w:divBdr>
        </w:div>
        <w:div w:id="1421681691">
          <w:marLeft w:val="547"/>
          <w:marRight w:val="0"/>
          <w:marTop w:val="86"/>
          <w:marBottom w:val="0"/>
          <w:divBdr>
            <w:top w:val="none" w:sz="0" w:space="0" w:color="auto"/>
            <w:left w:val="none" w:sz="0" w:space="0" w:color="auto"/>
            <w:bottom w:val="none" w:sz="0" w:space="0" w:color="auto"/>
            <w:right w:val="none" w:sz="0" w:space="0" w:color="auto"/>
          </w:divBdr>
        </w:div>
        <w:div w:id="1421681695">
          <w:marLeft w:val="547"/>
          <w:marRight w:val="0"/>
          <w:marTop w:val="86"/>
          <w:marBottom w:val="0"/>
          <w:divBdr>
            <w:top w:val="none" w:sz="0" w:space="0" w:color="auto"/>
            <w:left w:val="none" w:sz="0" w:space="0" w:color="auto"/>
            <w:bottom w:val="none" w:sz="0" w:space="0" w:color="auto"/>
            <w:right w:val="none" w:sz="0" w:space="0" w:color="auto"/>
          </w:divBdr>
        </w:div>
        <w:div w:id="1421681698">
          <w:marLeft w:val="547"/>
          <w:marRight w:val="0"/>
          <w:marTop w:val="86"/>
          <w:marBottom w:val="0"/>
          <w:divBdr>
            <w:top w:val="none" w:sz="0" w:space="0" w:color="auto"/>
            <w:left w:val="none" w:sz="0" w:space="0" w:color="auto"/>
            <w:bottom w:val="none" w:sz="0" w:space="0" w:color="auto"/>
            <w:right w:val="none" w:sz="0" w:space="0" w:color="auto"/>
          </w:divBdr>
        </w:div>
        <w:div w:id="1421681808">
          <w:marLeft w:val="547"/>
          <w:marRight w:val="0"/>
          <w:marTop w:val="86"/>
          <w:marBottom w:val="0"/>
          <w:divBdr>
            <w:top w:val="none" w:sz="0" w:space="0" w:color="auto"/>
            <w:left w:val="none" w:sz="0" w:space="0" w:color="auto"/>
            <w:bottom w:val="none" w:sz="0" w:space="0" w:color="auto"/>
            <w:right w:val="none" w:sz="0" w:space="0" w:color="auto"/>
          </w:divBdr>
        </w:div>
      </w:divsChild>
    </w:div>
    <w:div w:id="1421681484">
      <w:marLeft w:val="0"/>
      <w:marRight w:val="0"/>
      <w:marTop w:val="0"/>
      <w:marBottom w:val="0"/>
      <w:divBdr>
        <w:top w:val="none" w:sz="0" w:space="0" w:color="auto"/>
        <w:left w:val="none" w:sz="0" w:space="0" w:color="auto"/>
        <w:bottom w:val="none" w:sz="0" w:space="0" w:color="auto"/>
        <w:right w:val="none" w:sz="0" w:space="0" w:color="auto"/>
      </w:divBdr>
    </w:div>
    <w:div w:id="1421681485">
      <w:marLeft w:val="0"/>
      <w:marRight w:val="0"/>
      <w:marTop w:val="0"/>
      <w:marBottom w:val="0"/>
      <w:divBdr>
        <w:top w:val="none" w:sz="0" w:space="0" w:color="auto"/>
        <w:left w:val="none" w:sz="0" w:space="0" w:color="auto"/>
        <w:bottom w:val="none" w:sz="0" w:space="0" w:color="auto"/>
        <w:right w:val="none" w:sz="0" w:space="0" w:color="auto"/>
      </w:divBdr>
    </w:div>
    <w:div w:id="1421681486">
      <w:marLeft w:val="0"/>
      <w:marRight w:val="0"/>
      <w:marTop w:val="0"/>
      <w:marBottom w:val="0"/>
      <w:divBdr>
        <w:top w:val="none" w:sz="0" w:space="0" w:color="auto"/>
        <w:left w:val="none" w:sz="0" w:space="0" w:color="auto"/>
        <w:bottom w:val="none" w:sz="0" w:space="0" w:color="auto"/>
        <w:right w:val="none" w:sz="0" w:space="0" w:color="auto"/>
      </w:divBdr>
      <w:divsChild>
        <w:div w:id="1421681521">
          <w:marLeft w:val="0"/>
          <w:marRight w:val="0"/>
          <w:marTop w:val="86"/>
          <w:marBottom w:val="0"/>
          <w:divBdr>
            <w:top w:val="none" w:sz="0" w:space="0" w:color="auto"/>
            <w:left w:val="none" w:sz="0" w:space="0" w:color="auto"/>
            <w:bottom w:val="none" w:sz="0" w:space="0" w:color="auto"/>
            <w:right w:val="none" w:sz="0" w:space="0" w:color="auto"/>
          </w:divBdr>
        </w:div>
        <w:div w:id="1421681596">
          <w:marLeft w:val="0"/>
          <w:marRight w:val="0"/>
          <w:marTop w:val="86"/>
          <w:marBottom w:val="0"/>
          <w:divBdr>
            <w:top w:val="none" w:sz="0" w:space="0" w:color="auto"/>
            <w:left w:val="none" w:sz="0" w:space="0" w:color="auto"/>
            <w:bottom w:val="none" w:sz="0" w:space="0" w:color="auto"/>
            <w:right w:val="none" w:sz="0" w:space="0" w:color="auto"/>
          </w:divBdr>
        </w:div>
        <w:div w:id="1421681627">
          <w:marLeft w:val="0"/>
          <w:marRight w:val="0"/>
          <w:marTop w:val="86"/>
          <w:marBottom w:val="0"/>
          <w:divBdr>
            <w:top w:val="none" w:sz="0" w:space="0" w:color="auto"/>
            <w:left w:val="none" w:sz="0" w:space="0" w:color="auto"/>
            <w:bottom w:val="none" w:sz="0" w:space="0" w:color="auto"/>
            <w:right w:val="none" w:sz="0" w:space="0" w:color="auto"/>
          </w:divBdr>
        </w:div>
        <w:div w:id="1421681654">
          <w:marLeft w:val="0"/>
          <w:marRight w:val="0"/>
          <w:marTop w:val="86"/>
          <w:marBottom w:val="0"/>
          <w:divBdr>
            <w:top w:val="none" w:sz="0" w:space="0" w:color="auto"/>
            <w:left w:val="none" w:sz="0" w:space="0" w:color="auto"/>
            <w:bottom w:val="none" w:sz="0" w:space="0" w:color="auto"/>
            <w:right w:val="none" w:sz="0" w:space="0" w:color="auto"/>
          </w:divBdr>
        </w:div>
        <w:div w:id="1421681668">
          <w:marLeft w:val="0"/>
          <w:marRight w:val="0"/>
          <w:marTop w:val="86"/>
          <w:marBottom w:val="0"/>
          <w:divBdr>
            <w:top w:val="none" w:sz="0" w:space="0" w:color="auto"/>
            <w:left w:val="none" w:sz="0" w:space="0" w:color="auto"/>
            <w:bottom w:val="none" w:sz="0" w:space="0" w:color="auto"/>
            <w:right w:val="none" w:sz="0" w:space="0" w:color="auto"/>
          </w:divBdr>
        </w:div>
        <w:div w:id="1421681793">
          <w:marLeft w:val="0"/>
          <w:marRight w:val="0"/>
          <w:marTop w:val="86"/>
          <w:marBottom w:val="0"/>
          <w:divBdr>
            <w:top w:val="none" w:sz="0" w:space="0" w:color="auto"/>
            <w:left w:val="none" w:sz="0" w:space="0" w:color="auto"/>
            <w:bottom w:val="none" w:sz="0" w:space="0" w:color="auto"/>
            <w:right w:val="none" w:sz="0" w:space="0" w:color="auto"/>
          </w:divBdr>
        </w:div>
      </w:divsChild>
    </w:div>
    <w:div w:id="1421681489">
      <w:marLeft w:val="0"/>
      <w:marRight w:val="0"/>
      <w:marTop w:val="0"/>
      <w:marBottom w:val="0"/>
      <w:divBdr>
        <w:top w:val="none" w:sz="0" w:space="0" w:color="auto"/>
        <w:left w:val="none" w:sz="0" w:space="0" w:color="auto"/>
        <w:bottom w:val="none" w:sz="0" w:space="0" w:color="auto"/>
        <w:right w:val="none" w:sz="0" w:space="0" w:color="auto"/>
      </w:divBdr>
    </w:div>
    <w:div w:id="1421681490">
      <w:marLeft w:val="0"/>
      <w:marRight w:val="0"/>
      <w:marTop w:val="0"/>
      <w:marBottom w:val="0"/>
      <w:divBdr>
        <w:top w:val="none" w:sz="0" w:space="0" w:color="auto"/>
        <w:left w:val="none" w:sz="0" w:space="0" w:color="auto"/>
        <w:bottom w:val="none" w:sz="0" w:space="0" w:color="auto"/>
        <w:right w:val="none" w:sz="0" w:space="0" w:color="auto"/>
      </w:divBdr>
    </w:div>
    <w:div w:id="1421681491">
      <w:marLeft w:val="0"/>
      <w:marRight w:val="0"/>
      <w:marTop w:val="0"/>
      <w:marBottom w:val="0"/>
      <w:divBdr>
        <w:top w:val="none" w:sz="0" w:space="0" w:color="auto"/>
        <w:left w:val="none" w:sz="0" w:space="0" w:color="auto"/>
        <w:bottom w:val="none" w:sz="0" w:space="0" w:color="auto"/>
        <w:right w:val="none" w:sz="0" w:space="0" w:color="auto"/>
      </w:divBdr>
      <w:divsChild>
        <w:div w:id="1421681475">
          <w:marLeft w:val="547"/>
          <w:marRight w:val="0"/>
          <w:marTop w:val="134"/>
          <w:marBottom w:val="0"/>
          <w:divBdr>
            <w:top w:val="none" w:sz="0" w:space="0" w:color="auto"/>
            <w:left w:val="none" w:sz="0" w:space="0" w:color="auto"/>
            <w:bottom w:val="none" w:sz="0" w:space="0" w:color="auto"/>
            <w:right w:val="none" w:sz="0" w:space="0" w:color="auto"/>
          </w:divBdr>
        </w:div>
        <w:div w:id="1421681615">
          <w:marLeft w:val="547"/>
          <w:marRight w:val="0"/>
          <w:marTop w:val="134"/>
          <w:marBottom w:val="0"/>
          <w:divBdr>
            <w:top w:val="none" w:sz="0" w:space="0" w:color="auto"/>
            <w:left w:val="none" w:sz="0" w:space="0" w:color="auto"/>
            <w:bottom w:val="none" w:sz="0" w:space="0" w:color="auto"/>
            <w:right w:val="none" w:sz="0" w:space="0" w:color="auto"/>
          </w:divBdr>
        </w:div>
        <w:div w:id="1421681760">
          <w:marLeft w:val="547"/>
          <w:marRight w:val="0"/>
          <w:marTop w:val="134"/>
          <w:marBottom w:val="0"/>
          <w:divBdr>
            <w:top w:val="none" w:sz="0" w:space="0" w:color="auto"/>
            <w:left w:val="none" w:sz="0" w:space="0" w:color="auto"/>
            <w:bottom w:val="none" w:sz="0" w:space="0" w:color="auto"/>
            <w:right w:val="none" w:sz="0" w:space="0" w:color="auto"/>
          </w:divBdr>
        </w:div>
        <w:div w:id="1421681826">
          <w:marLeft w:val="547"/>
          <w:marRight w:val="0"/>
          <w:marTop w:val="134"/>
          <w:marBottom w:val="0"/>
          <w:divBdr>
            <w:top w:val="none" w:sz="0" w:space="0" w:color="auto"/>
            <w:left w:val="none" w:sz="0" w:space="0" w:color="auto"/>
            <w:bottom w:val="none" w:sz="0" w:space="0" w:color="auto"/>
            <w:right w:val="none" w:sz="0" w:space="0" w:color="auto"/>
          </w:divBdr>
        </w:div>
        <w:div w:id="1421681837">
          <w:marLeft w:val="547"/>
          <w:marRight w:val="0"/>
          <w:marTop w:val="134"/>
          <w:marBottom w:val="0"/>
          <w:divBdr>
            <w:top w:val="none" w:sz="0" w:space="0" w:color="auto"/>
            <w:left w:val="none" w:sz="0" w:space="0" w:color="auto"/>
            <w:bottom w:val="none" w:sz="0" w:space="0" w:color="auto"/>
            <w:right w:val="none" w:sz="0" w:space="0" w:color="auto"/>
          </w:divBdr>
        </w:div>
      </w:divsChild>
    </w:div>
    <w:div w:id="1421681494">
      <w:marLeft w:val="0"/>
      <w:marRight w:val="0"/>
      <w:marTop w:val="0"/>
      <w:marBottom w:val="0"/>
      <w:divBdr>
        <w:top w:val="none" w:sz="0" w:space="0" w:color="auto"/>
        <w:left w:val="none" w:sz="0" w:space="0" w:color="auto"/>
        <w:bottom w:val="none" w:sz="0" w:space="0" w:color="auto"/>
        <w:right w:val="none" w:sz="0" w:space="0" w:color="auto"/>
      </w:divBdr>
    </w:div>
    <w:div w:id="1421681495">
      <w:marLeft w:val="0"/>
      <w:marRight w:val="0"/>
      <w:marTop w:val="0"/>
      <w:marBottom w:val="0"/>
      <w:divBdr>
        <w:top w:val="none" w:sz="0" w:space="0" w:color="auto"/>
        <w:left w:val="none" w:sz="0" w:space="0" w:color="auto"/>
        <w:bottom w:val="none" w:sz="0" w:space="0" w:color="auto"/>
        <w:right w:val="none" w:sz="0" w:space="0" w:color="auto"/>
      </w:divBdr>
    </w:div>
    <w:div w:id="1421681498">
      <w:marLeft w:val="0"/>
      <w:marRight w:val="0"/>
      <w:marTop w:val="0"/>
      <w:marBottom w:val="0"/>
      <w:divBdr>
        <w:top w:val="none" w:sz="0" w:space="0" w:color="auto"/>
        <w:left w:val="none" w:sz="0" w:space="0" w:color="auto"/>
        <w:bottom w:val="none" w:sz="0" w:space="0" w:color="auto"/>
        <w:right w:val="none" w:sz="0" w:space="0" w:color="auto"/>
      </w:divBdr>
      <w:divsChild>
        <w:div w:id="1421681463">
          <w:marLeft w:val="0"/>
          <w:marRight w:val="0"/>
          <w:marTop w:val="72"/>
          <w:marBottom w:val="0"/>
          <w:divBdr>
            <w:top w:val="none" w:sz="0" w:space="0" w:color="auto"/>
            <w:left w:val="none" w:sz="0" w:space="0" w:color="auto"/>
            <w:bottom w:val="none" w:sz="0" w:space="0" w:color="auto"/>
            <w:right w:val="none" w:sz="0" w:space="0" w:color="auto"/>
          </w:divBdr>
        </w:div>
        <w:div w:id="1421681467">
          <w:marLeft w:val="0"/>
          <w:marRight w:val="0"/>
          <w:marTop w:val="72"/>
          <w:marBottom w:val="0"/>
          <w:divBdr>
            <w:top w:val="none" w:sz="0" w:space="0" w:color="auto"/>
            <w:left w:val="none" w:sz="0" w:space="0" w:color="auto"/>
            <w:bottom w:val="none" w:sz="0" w:space="0" w:color="auto"/>
            <w:right w:val="none" w:sz="0" w:space="0" w:color="auto"/>
          </w:divBdr>
        </w:div>
        <w:div w:id="1421681504">
          <w:marLeft w:val="0"/>
          <w:marRight w:val="0"/>
          <w:marTop w:val="72"/>
          <w:marBottom w:val="0"/>
          <w:divBdr>
            <w:top w:val="none" w:sz="0" w:space="0" w:color="auto"/>
            <w:left w:val="none" w:sz="0" w:space="0" w:color="auto"/>
            <w:bottom w:val="none" w:sz="0" w:space="0" w:color="auto"/>
            <w:right w:val="none" w:sz="0" w:space="0" w:color="auto"/>
          </w:divBdr>
        </w:div>
        <w:div w:id="1421681512">
          <w:marLeft w:val="0"/>
          <w:marRight w:val="0"/>
          <w:marTop w:val="72"/>
          <w:marBottom w:val="0"/>
          <w:divBdr>
            <w:top w:val="none" w:sz="0" w:space="0" w:color="auto"/>
            <w:left w:val="none" w:sz="0" w:space="0" w:color="auto"/>
            <w:bottom w:val="none" w:sz="0" w:space="0" w:color="auto"/>
            <w:right w:val="none" w:sz="0" w:space="0" w:color="auto"/>
          </w:divBdr>
        </w:div>
        <w:div w:id="1421681541">
          <w:marLeft w:val="0"/>
          <w:marRight w:val="0"/>
          <w:marTop w:val="72"/>
          <w:marBottom w:val="0"/>
          <w:divBdr>
            <w:top w:val="none" w:sz="0" w:space="0" w:color="auto"/>
            <w:left w:val="none" w:sz="0" w:space="0" w:color="auto"/>
            <w:bottom w:val="none" w:sz="0" w:space="0" w:color="auto"/>
            <w:right w:val="none" w:sz="0" w:space="0" w:color="auto"/>
          </w:divBdr>
        </w:div>
        <w:div w:id="1421681569">
          <w:marLeft w:val="0"/>
          <w:marRight w:val="0"/>
          <w:marTop w:val="72"/>
          <w:marBottom w:val="0"/>
          <w:divBdr>
            <w:top w:val="none" w:sz="0" w:space="0" w:color="auto"/>
            <w:left w:val="none" w:sz="0" w:space="0" w:color="auto"/>
            <w:bottom w:val="none" w:sz="0" w:space="0" w:color="auto"/>
            <w:right w:val="none" w:sz="0" w:space="0" w:color="auto"/>
          </w:divBdr>
        </w:div>
        <w:div w:id="1421681574">
          <w:marLeft w:val="0"/>
          <w:marRight w:val="0"/>
          <w:marTop w:val="72"/>
          <w:marBottom w:val="0"/>
          <w:divBdr>
            <w:top w:val="none" w:sz="0" w:space="0" w:color="auto"/>
            <w:left w:val="none" w:sz="0" w:space="0" w:color="auto"/>
            <w:bottom w:val="none" w:sz="0" w:space="0" w:color="auto"/>
            <w:right w:val="none" w:sz="0" w:space="0" w:color="auto"/>
          </w:divBdr>
        </w:div>
        <w:div w:id="1421681636">
          <w:marLeft w:val="0"/>
          <w:marRight w:val="0"/>
          <w:marTop w:val="72"/>
          <w:marBottom w:val="0"/>
          <w:divBdr>
            <w:top w:val="none" w:sz="0" w:space="0" w:color="auto"/>
            <w:left w:val="none" w:sz="0" w:space="0" w:color="auto"/>
            <w:bottom w:val="none" w:sz="0" w:space="0" w:color="auto"/>
            <w:right w:val="none" w:sz="0" w:space="0" w:color="auto"/>
          </w:divBdr>
        </w:div>
        <w:div w:id="1421681683">
          <w:marLeft w:val="0"/>
          <w:marRight w:val="0"/>
          <w:marTop w:val="72"/>
          <w:marBottom w:val="0"/>
          <w:divBdr>
            <w:top w:val="none" w:sz="0" w:space="0" w:color="auto"/>
            <w:left w:val="none" w:sz="0" w:space="0" w:color="auto"/>
            <w:bottom w:val="none" w:sz="0" w:space="0" w:color="auto"/>
            <w:right w:val="none" w:sz="0" w:space="0" w:color="auto"/>
          </w:divBdr>
        </w:div>
        <w:div w:id="1421681710">
          <w:marLeft w:val="0"/>
          <w:marRight w:val="0"/>
          <w:marTop w:val="72"/>
          <w:marBottom w:val="0"/>
          <w:divBdr>
            <w:top w:val="none" w:sz="0" w:space="0" w:color="auto"/>
            <w:left w:val="none" w:sz="0" w:space="0" w:color="auto"/>
            <w:bottom w:val="none" w:sz="0" w:space="0" w:color="auto"/>
            <w:right w:val="none" w:sz="0" w:space="0" w:color="auto"/>
          </w:divBdr>
        </w:div>
        <w:div w:id="1421681721">
          <w:marLeft w:val="0"/>
          <w:marRight w:val="0"/>
          <w:marTop w:val="72"/>
          <w:marBottom w:val="0"/>
          <w:divBdr>
            <w:top w:val="none" w:sz="0" w:space="0" w:color="auto"/>
            <w:left w:val="none" w:sz="0" w:space="0" w:color="auto"/>
            <w:bottom w:val="none" w:sz="0" w:space="0" w:color="auto"/>
            <w:right w:val="none" w:sz="0" w:space="0" w:color="auto"/>
          </w:divBdr>
        </w:div>
        <w:div w:id="1421681751">
          <w:marLeft w:val="0"/>
          <w:marRight w:val="0"/>
          <w:marTop w:val="72"/>
          <w:marBottom w:val="0"/>
          <w:divBdr>
            <w:top w:val="none" w:sz="0" w:space="0" w:color="auto"/>
            <w:left w:val="none" w:sz="0" w:space="0" w:color="auto"/>
            <w:bottom w:val="none" w:sz="0" w:space="0" w:color="auto"/>
            <w:right w:val="none" w:sz="0" w:space="0" w:color="auto"/>
          </w:divBdr>
        </w:div>
        <w:div w:id="1421681765">
          <w:marLeft w:val="0"/>
          <w:marRight w:val="0"/>
          <w:marTop w:val="72"/>
          <w:marBottom w:val="0"/>
          <w:divBdr>
            <w:top w:val="none" w:sz="0" w:space="0" w:color="auto"/>
            <w:left w:val="none" w:sz="0" w:space="0" w:color="auto"/>
            <w:bottom w:val="none" w:sz="0" w:space="0" w:color="auto"/>
            <w:right w:val="none" w:sz="0" w:space="0" w:color="auto"/>
          </w:divBdr>
        </w:div>
      </w:divsChild>
    </w:div>
    <w:div w:id="1421681500">
      <w:marLeft w:val="0"/>
      <w:marRight w:val="0"/>
      <w:marTop w:val="0"/>
      <w:marBottom w:val="0"/>
      <w:divBdr>
        <w:top w:val="none" w:sz="0" w:space="0" w:color="auto"/>
        <w:left w:val="none" w:sz="0" w:space="0" w:color="auto"/>
        <w:bottom w:val="none" w:sz="0" w:space="0" w:color="auto"/>
        <w:right w:val="none" w:sz="0" w:space="0" w:color="auto"/>
      </w:divBdr>
    </w:div>
    <w:div w:id="1421681501">
      <w:marLeft w:val="0"/>
      <w:marRight w:val="0"/>
      <w:marTop w:val="0"/>
      <w:marBottom w:val="0"/>
      <w:divBdr>
        <w:top w:val="none" w:sz="0" w:space="0" w:color="auto"/>
        <w:left w:val="none" w:sz="0" w:space="0" w:color="auto"/>
        <w:bottom w:val="none" w:sz="0" w:space="0" w:color="auto"/>
        <w:right w:val="none" w:sz="0" w:space="0" w:color="auto"/>
      </w:divBdr>
    </w:div>
    <w:div w:id="1421681507">
      <w:marLeft w:val="0"/>
      <w:marRight w:val="0"/>
      <w:marTop w:val="0"/>
      <w:marBottom w:val="0"/>
      <w:divBdr>
        <w:top w:val="none" w:sz="0" w:space="0" w:color="auto"/>
        <w:left w:val="none" w:sz="0" w:space="0" w:color="auto"/>
        <w:bottom w:val="none" w:sz="0" w:space="0" w:color="auto"/>
        <w:right w:val="none" w:sz="0" w:space="0" w:color="auto"/>
      </w:divBdr>
      <w:divsChild>
        <w:div w:id="1421681532">
          <w:marLeft w:val="0"/>
          <w:marRight w:val="0"/>
          <w:marTop w:val="60"/>
          <w:marBottom w:val="60"/>
          <w:divBdr>
            <w:top w:val="none" w:sz="0" w:space="0" w:color="auto"/>
            <w:left w:val="none" w:sz="0" w:space="0" w:color="auto"/>
            <w:bottom w:val="none" w:sz="0" w:space="0" w:color="auto"/>
            <w:right w:val="none" w:sz="0" w:space="0" w:color="auto"/>
          </w:divBdr>
        </w:div>
        <w:div w:id="1421681647">
          <w:marLeft w:val="0"/>
          <w:marRight w:val="0"/>
          <w:marTop w:val="60"/>
          <w:marBottom w:val="60"/>
          <w:divBdr>
            <w:top w:val="none" w:sz="0" w:space="0" w:color="auto"/>
            <w:left w:val="none" w:sz="0" w:space="0" w:color="auto"/>
            <w:bottom w:val="none" w:sz="0" w:space="0" w:color="auto"/>
            <w:right w:val="none" w:sz="0" w:space="0" w:color="auto"/>
          </w:divBdr>
        </w:div>
        <w:div w:id="1421681676">
          <w:marLeft w:val="0"/>
          <w:marRight w:val="0"/>
          <w:marTop w:val="60"/>
          <w:marBottom w:val="60"/>
          <w:divBdr>
            <w:top w:val="none" w:sz="0" w:space="0" w:color="auto"/>
            <w:left w:val="none" w:sz="0" w:space="0" w:color="auto"/>
            <w:bottom w:val="none" w:sz="0" w:space="0" w:color="auto"/>
            <w:right w:val="none" w:sz="0" w:space="0" w:color="auto"/>
          </w:divBdr>
        </w:div>
      </w:divsChild>
    </w:div>
    <w:div w:id="1421681508">
      <w:marLeft w:val="0"/>
      <w:marRight w:val="0"/>
      <w:marTop w:val="0"/>
      <w:marBottom w:val="0"/>
      <w:divBdr>
        <w:top w:val="none" w:sz="0" w:space="0" w:color="auto"/>
        <w:left w:val="none" w:sz="0" w:space="0" w:color="auto"/>
        <w:bottom w:val="none" w:sz="0" w:space="0" w:color="auto"/>
        <w:right w:val="none" w:sz="0" w:space="0" w:color="auto"/>
      </w:divBdr>
      <w:divsChild>
        <w:div w:id="1421681513">
          <w:marLeft w:val="0"/>
          <w:marRight w:val="0"/>
          <w:marTop w:val="86"/>
          <w:marBottom w:val="0"/>
          <w:divBdr>
            <w:top w:val="none" w:sz="0" w:space="0" w:color="auto"/>
            <w:left w:val="none" w:sz="0" w:space="0" w:color="auto"/>
            <w:bottom w:val="none" w:sz="0" w:space="0" w:color="auto"/>
            <w:right w:val="none" w:sz="0" w:space="0" w:color="auto"/>
          </w:divBdr>
        </w:div>
        <w:div w:id="1421681540">
          <w:marLeft w:val="0"/>
          <w:marRight w:val="0"/>
          <w:marTop w:val="86"/>
          <w:marBottom w:val="0"/>
          <w:divBdr>
            <w:top w:val="none" w:sz="0" w:space="0" w:color="auto"/>
            <w:left w:val="none" w:sz="0" w:space="0" w:color="auto"/>
            <w:bottom w:val="none" w:sz="0" w:space="0" w:color="auto"/>
            <w:right w:val="none" w:sz="0" w:space="0" w:color="auto"/>
          </w:divBdr>
        </w:div>
        <w:div w:id="1421681634">
          <w:marLeft w:val="0"/>
          <w:marRight w:val="0"/>
          <w:marTop w:val="86"/>
          <w:marBottom w:val="0"/>
          <w:divBdr>
            <w:top w:val="none" w:sz="0" w:space="0" w:color="auto"/>
            <w:left w:val="none" w:sz="0" w:space="0" w:color="auto"/>
            <w:bottom w:val="none" w:sz="0" w:space="0" w:color="auto"/>
            <w:right w:val="none" w:sz="0" w:space="0" w:color="auto"/>
          </w:divBdr>
        </w:div>
        <w:div w:id="1421681658">
          <w:marLeft w:val="0"/>
          <w:marRight w:val="0"/>
          <w:marTop w:val="86"/>
          <w:marBottom w:val="0"/>
          <w:divBdr>
            <w:top w:val="none" w:sz="0" w:space="0" w:color="auto"/>
            <w:left w:val="none" w:sz="0" w:space="0" w:color="auto"/>
            <w:bottom w:val="none" w:sz="0" w:space="0" w:color="auto"/>
            <w:right w:val="none" w:sz="0" w:space="0" w:color="auto"/>
          </w:divBdr>
        </w:div>
        <w:div w:id="1421681678">
          <w:marLeft w:val="0"/>
          <w:marRight w:val="0"/>
          <w:marTop w:val="86"/>
          <w:marBottom w:val="0"/>
          <w:divBdr>
            <w:top w:val="none" w:sz="0" w:space="0" w:color="auto"/>
            <w:left w:val="none" w:sz="0" w:space="0" w:color="auto"/>
            <w:bottom w:val="none" w:sz="0" w:space="0" w:color="auto"/>
            <w:right w:val="none" w:sz="0" w:space="0" w:color="auto"/>
          </w:divBdr>
        </w:div>
        <w:div w:id="1421681701">
          <w:marLeft w:val="0"/>
          <w:marRight w:val="0"/>
          <w:marTop w:val="86"/>
          <w:marBottom w:val="0"/>
          <w:divBdr>
            <w:top w:val="none" w:sz="0" w:space="0" w:color="auto"/>
            <w:left w:val="none" w:sz="0" w:space="0" w:color="auto"/>
            <w:bottom w:val="none" w:sz="0" w:space="0" w:color="auto"/>
            <w:right w:val="none" w:sz="0" w:space="0" w:color="auto"/>
          </w:divBdr>
        </w:div>
        <w:div w:id="1421681722">
          <w:marLeft w:val="0"/>
          <w:marRight w:val="0"/>
          <w:marTop w:val="86"/>
          <w:marBottom w:val="0"/>
          <w:divBdr>
            <w:top w:val="none" w:sz="0" w:space="0" w:color="auto"/>
            <w:left w:val="none" w:sz="0" w:space="0" w:color="auto"/>
            <w:bottom w:val="none" w:sz="0" w:space="0" w:color="auto"/>
            <w:right w:val="none" w:sz="0" w:space="0" w:color="auto"/>
          </w:divBdr>
        </w:div>
        <w:div w:id="1421681741">
          <w:marLeft w:val="0"/>
          <w:marRight w:val="0"/>
          <w:marTop w:val="86"/>
          <w:marBottom w:val="0"/>
          <w:divBdr>
            <w:top w:val="none" w:sz="0" w:space="0" w:color="auto"/>
            <w:left w:val="none" w:sz="0" w:space="0" w:color="auto"/>
            <w:bottom w:val="none" w:sz="0" w:space="0" w:color="auto"/>
            <w:right w:val="none" w:sz="0" w:space="0" w:color="auto"/>
          </w:divBdr>
        </w:div>
      </w:divsChild>
    </w:div>
    <w:div w:id="1421681510">
      <w:marLeft w:val="0"/>
      <w:marRight w:val="0"/>
      <w:marTop w:val="0"/>
      <w:marBottom w:val="0"/>
      <w:divBdr>
        <w:top w:val="none" w:sz="0" w:space="0" w:color="auto"/>
        <w:left w:val="none" w:sz="0" w:space="0" w:color="auto"/>
        <w:bottom w:val="none" w:sz="0" w:space="0" w:color="auto"/>
        <w:right w:val="none" w:sz="0" w:space="0" w:color="auto"/>
      </w:divBdr>
    </w:div>
    <w:div w:id="1421681511">
      <w:marLeft w:val="0"/>
      <w:marRight w:val="0"/>
      <w:marTop w:val="0"/>
      <w:marBottom w:val="0"/>
      <w:divBdr>
        <w:top w:val="none" w:sz="0" w:space="0" w:color="auto"/>
        <w:left w:val="none" w:sz="0" w:space="0" w:color="auto"/>
        <w:bottom w:val="none" w:sz="0" w:space="0" w:color="auto"/>
        <w:right w:val="none" w:sz="0" w:space="0" w:color="auto"/>
      </w:divBdr>
    </w:div>
    <w:div w:id="1421681514">
      <w:marLeft w:val="0"/>
      <w:marRight w:val="0"/>
      <w:marTop w:val="0"/>
      <w:marBottom w:val="0"/>
      <w:divBdr>
        <w:top w:val="none" w:sz="0" w:space="0" w:color="auto"/>
        <w:left w:val="none" w:sz="0" w:space="0" w:color="auto"/>
        <w:bottom w:val="none" w:sz="0" w:space="0" w:color="auto"/>
        <w:right w:val="none" w:sz="0" w:space="0" w:color="auto"/>
      </w:divBdr>
    </w:div>
    <w:div w:id="1421681515">
      <w:marLeft w:val="0"/>
      <w:marRight w:val="0"/>
      <w:marTop w:val="0"/>
      <w:marBottom w:val="0"/>
      <w:divBdr>
        <w:top w:val="none" w:sz="0" w:space="0" w:color="auto"/>
        <w:left w:val="none" w:sz="0" w:space="0" w:color="auto"/>
        <w:bottom w:val="none" w:sz="0" w:space="0" w:color="auto"/>
        <w:right w:val="none" w:sz="0" w:space="0" w:color="auto"/>
      </w:divBdr>
    </w:div>
    <w:div w:id="1421681517">
      <w:marLeft w:val="0"/>
      <w:marRight w:val="0"/>
      <w:marTop w:val="0"/>
      <w:marBottom w:val="0"/>
      <w:divBdr>
        <w:top w:val="none" w:sz="0" w:space="0" w:color="auto"/>
        <w:left w:val="none" w:sz="0" w:space="0" w:color="auto"/>
        <w:bottom w:val="none" w:sz="0" w:space="0" w:color="auto"/>
        <w:right w:val="none" w:sz="0" w:space="0" w:color="auto"/>
      </w:divBdr>
      <w:divsChild>
        <w:div w:id="1421681518">
          <w:marLeft w:val="0"/>
          <w:marRight w:val="0"/>
          <w:marTop w:val="60"/>
          <w:marBottom w:val="60"/>
          <w:divBdr>
            <w:top w:val="none" w:sz="0" w:space="0" w:color="auto"/>
            <w:left w:val="none" w:sz="0" w:space="0" w:color="auto"/>
            <w:bottom w:val="none" w:sz="0" w:space="0" w:color="auto"/>
            <w:right w:val="none" w:sz="0" w:space="0" w:color="auto"/>
          </w:divBdr>
        </w:div>
        <w:div w:id="1421681522">
          <w:marLeft w:val="0"/>
          <w:marRight w:val="0"/>
          <w:marTop w:val="60"/>
          <w:marBottom w:val="60"/>
          <w:divBdr>
            <w:top w:val="none" w:sz="0" w:space="0" w:color="auto"/>
            <w:left w:val="none" w:sz="0" w:space="0" w:color="auto"/>
            <w:bottom w:val="none" w:sz="0" w:space="0" w:color="auto"/>
            <w:right w:val="none" w:sz="0" w:space="0" w:color="auto"/>
          </w:divBdr>
        </w:div>
        <w:div w:id="1421681539">
          <w:marLeft w:val="0"/>
          <w:marRight w:val="0"/>
          <w:marTop w:val="60"/>
          <w:marBottom w:val="60"/>
          <w:divBdr>
            <w:top w:val="none" w:sz="0" w:space="0" w:color="auto"/>
            <w:left w:val="none" w:sz="0" w:space="0" w:color="auto"/>
            <w:bottom w:val="none" w:sz="0" w:space="0" w:color="auto"/>
            <w:right w:val="none" w:sz="0" w:space="0" w:color="auto"/>
          </w:divBdr>
        </w:div>
        <w:div w:id="1421681612">
          <w:marLeft w:val="0"/>
          <w:marRight w:val="0"/>
          <w:marTop w:val="60"/>
          <w:marBottom w:val="60"/>
          <w:divBdr>
            <w:top w:val="none" w:sz="0" w:space="0" w:color="auto"/>
            <w:left w:val="none" w:sz="0" w:space="0" w:color="auto"/>
            <w:bottom w:val="none" w:sz="0" w:space="0" w:color="auto"/>
            <w:right w:val="none" w:sz="0" w:space="0" w:color="auto"/>
          </w:divBdr>
        </w:div>
        <w:div w:id="1421681680">
          <w:marLeft w:val="0"/>
          <w:marRight w:val="0"/>
          <w:marTop w:val="60"/>
          <w:marBottom w:val="60"/>
          <w:divBdr>
            <w:top w:val="none" w:sz="0" w:space="0" w:color="auto"/>
            <w:left w:val="none" w:sz="0" w:space="0" w:color="auto"/>
            <w:bottom w:val="none" w:sz="0" w:space="0" w:color="auto"/>
            <w:right w:val="none" w:sz="0" w:space="0" w:color="auto"/>
          </w:divBdr>
        </w:div>
        <w:div w:id="1421681719">
          <w:marLeft w:val="0"/>
          <w:marRight w:val="0"/>
          <w:marTop w:val="60"/>
          <w:marBottom w:val="60"/>
          <w:divBdr>
            <w:top w:val="none" w:sz="0" w:space="0" w:color="auto"/>
            <w:left w:val="none" w:sz="0" w:space="0" w:color="auto"/>
            <w:bottom w:val="none" w:sz="0" w:space="0" w:color="auto"/>
            <w:right w:val="none" w:sz="0" w:space="0" w:color="auto"/>
          </w:divBdr>
        </w:div>
        <w:div w:id="1421681778">
          <w:marLeft w:val="0"/>
          <w:marRight w:val="0"/>
          <w:marTop w:val="60"/>
          <w:marBottom w:val="60"/>
          <w:divBdr>
            <w:top w:val="none" w:sz="0" w:space="0" w:color="auto"/>
            <w:left w:val="none" w:sz="0" w:space="0" w:color="auto"/>
            <w:bottom w:val="none" w:sz="0" w:space="0" w:color="auto"/>
            <w:right w:val="none" w:sz="0" w:space="0" w:color="auto"/>
          </w:divBdr>
        </w:div>
        <w:div w:id="1421681835">
          <w:marLeft w:val="0"/>
          <w:marRight w:val="0"/>
          <w:marTop w:val="60"/>
          <w:marBottom w:val="60"/>
          <w:divBdr>
            <w:top w:val="none" w:sz="0" w:space="0" w:color="auto"/>
            <w:left w:val="none" w:sz="0" w:space="0" w:color="auto"/>
            <w:bottom w:val="none" w:sz="0" w:space="0" w:color="auto"/>
            <w:right w:val="none" w:sz="0" w:space="0" w:color="auto"/>
          </w:divBdr>
        </w:div>
      </w:divsChild>
    </w:div>
    <w:div w:id="1421681519">
      <w:marLeft w:val="0"/>
      <w:marRight w:val="0"/>
      <w:marTop w:val="0"/>
      <w:marBottom w:val="0"/>
      <w:divBdr>
        <w:top w:val="none" w:sz="0" w:space="0" w:color="auto"/>
        <w:left w:val="none" w:sz="0" w:space="0" w:color="auto"/>
        <w:bottom w:val="none" w:sz="0" w:space="0" w:color="auto"/>
        <w:right w:val="none" w:sz="0" w:space="0" w:color="auto"/>
      </w:divBdr>
    </w:div>
    <w:div w:id="1421681520">
      <w:marLeft w:val="0"/>
      <w:marRight w:val="0"/>
      <w:marTop w:val="0"/>
      <w:marBottom w:val="0"/>
      <w:divBdr>
        <w:top w:val="none" w:sz="0" w:space="0" w:color="auto"/>
        <w:left w:val="none" w:sz="0" w:space="0" w:color="auto"/>
        <w:bottom w:val="none" w:sz="0" w:space="0" w:color="auto"/>
        <w:right w:val="none" w:sz="0" w:space="0" w:color="auto"/>
      </w:divBdr>
    </w:div>
    <w:div w:id="1421681523">
      <w:marLeft w:val="0"/>
      <w:marRight w:val="0"/>
      <w:marTop w:val="0"/>
      <w:marBottom w:val="0"/>
      <w:divBdr>
        <w:top w:val="none" w:sz="0" w:space="0" w:color="auto"/>
        <w:left w:val="none" w:sz="0" w:space="0" w:color="auto"/>
        <w:bottom w:val="none" w:sz="0" w:space="0" w:color="auto"/>
        <w:right w:val="none" w:sz="0" w:space="0" w:color="auto"/>
      </w:divBdr>
    </w:div>
    <w:div w:id="1421681526">
      <w:marLeft w:val="0"/>
      <w:marRight w:val="0"/>
      <w:marTop w:val="0"/>
      <w:marBottom w:val="0"/>
      <w:divBdr>
        <w:top w:val="none" w:sz="0" w:space="0" w:color="auto"/>
        <w:left w:val="none" w:sz="0" w:space="0" w:color="auto"/>
        <w:bottom w:val="none" w:sz="0" w:space="0" w:color="auto"/>
        <w:right w:val="none" w:sz="0" w:space="0" w:color="auto"/>
      </w:divBdr>
      <w:divsChild>
        <w:div w:id="1421681535">
          <w:marLeft w:val="0"/>
          <w:marRight w:val="0"/>
          <w:marTop w:val="86"/>
          <w:marBottom w:val="0"/>
          <w:divBdr>
            <w:top w:val="none" w:sz="0" w:space="0" w:color="auto"/>
            <w:left w:val="none" w:sz="0" w:space="0" w:color="auto"/>
            <w:bottom w:val="none" w:sz="0" w:space="0" w:color="auto"/>
            <w:right w:val="none" w:sz="0" w:space="0" w:color="auto"/>
          </w:divBdr>
        </w:div>
        <w:div w:id="1421681715">
          <w:marLeft w:val="0"/>
          <w:marRight w:val="0"/>
          <w:marTop w:val="86"/>
          <w:marBottom w:val="0"/>
          <w:divBdr>
            <w:top w:val="none" w:sz="0" w:space="0" w:color="auto"/>
            <w:left w:val="none" w:sz="0" w:space="0" w:color="auto"/>
            <w:bottom w:val="none" w:sz="0" w:space="0" w:color="auto"/>
            <w:right w:val="none" w:sz="0" w:space="0" w:color="auto"/>
          </w:divBdr>
        </w:div>
        <w:div w:id="1421681732">
          <w:marLeft w:val="0"/>
          <w:marRight w:val="0"/>
          <w:marTop w:val="86"/>
          <w:marBottom w:val="0"/>
          <w:divBdr>
            <w:top w:val="none" w:sz="0" w:space="0" w:color="auto"/>
            <w:left w:val="none" w:sz="0" w:space="0" w:color="auto"/>
            <w:bottom w:val="none" w:sz="0" w:space="0" w:color="auto"/>
            <w:right w:val="none" w:sz="0" w:space="0" w:color="auto"/>
          </w:divBdr>
        </w:div>
      </w:divsChild>
    </w:div>
    <w:div w:id="1421681528">
      <w:marLeft w:val="0"/>
      <w:marRight w:val="0"/>
      <w:marTop w:val="0"/>
      <w:marBottom w:val="0"/>
      <w:divBdr>
        <w:top w:val="none" w:sz="0" w:space="0" w:color="auto"/>
        <w:left w:val="none" w:sz="0" w:space="0" w:color="auto"/>
        <w:bottom w:val="none" w:sz="0" w:space="0" w:color="auto"/>
        <w:right w:val="none" w:sz="0" w:space="0" w:color="auto"/>
      </w:divBdr>
    </w:div>
    <w:div w:id="1421681531">
      <w:marLeft w:val="0"/>
      <w:marRight w:val="0"/>
      <w:marTop w:val="0"/>
      <w:marBottom w:val="0"/>
      <w:divBdr>
        <w:top w:val="none" w:sz="0" w:space="0" w:color="auto"/>
        <w:left w:val="none" w:sz="0" w:space="0" w:color="auto"/>
        <w:bottom w:val="none" w:sz="0" w:space="0" w:color="auto"/>
        <w:right w:val="none" w:sz="0" w:space="0" w:color="auto"/>
      </w:divBdr>
    </w:div>
    <w:div w:id="1421681534">
      <w:marLeft w:val="0"/>
      <w:marRight w:val="0"/>
      <w:marTop w:val="0"/>
      <w:marBottom w:val="0"/>
      <w:divBdr>
        <w:top w:val="none" w:sz="0" w:space="0" w:color="auto"/>
        <w:left w:val="none" w:sz="0" w:space="0" w:color="auto"/>
        <w:bottom w:val="none" w:sz="0" w:space="0" w:color="auto"/>
        <w:right w:val="none" w:sz="0" w:space="0" w:color="auto"/>
      </w:divBdr>
    </w:div>
    <w:div w:id="1421681536">
      <w:marLeft w:val="0"/>
      <w:marRight w:val="0"/>
      <w:marTop w:val="0"/>
      <w:marBottom w:val="0"/>
      <w:divBdr>
        <w:top w:val="none" w:sz="0" w:space="0" w:color="auto"/>
        <w:left w:val="none" w:sz="0" w:space="0" w:color="auto"/>
        <w:bottom w:val="none" w:sz="0" w:space="0" w:color="auto"/>
        <w:right w:val="none" w:sz="0" w:space="0" w:color="auto"/>
      </w:divBdr>
      <w:divsChild>
        <w:div w:id="1421681594">
          <w:marLeft w:val="547"/>
          <w:marRight w:val="0"/>
          <w:marTop w:val="86"/>
          <w:marBottom w:val="0"/>
          <w:divBdr>
            <w:top w:val="none" w:sz="0" w:space="0" w:color="auto"/>
            <w:left w:val="none" w:sz="0" w:space="0" w:color="auto"/>
            <w:bottom w:val="none" w:sz="0" w:space="0" w:color="auto"/>
            <w:right w:val="none" w:sz="0" w:space="0" w:color="auto"/>
          </w:divBdr>
        </w:div>
        <w:div w:id="1421681681">
          <w:marLeft w:val="547"/>
          <w:marRight w:val="0"/>
          <w:marTop w:val="86"/>
          <w:marBottom w:val="0"/>
          <w:divBdr>
            <w:top w:val="none" w:sz="0" w:space="0" w:color="auto"/>
            <w:left w:val="none" w:sz="0" w:space="0" w:color="auto"/>
            <w:bottom w:val="none" w:sz="0" w:space="0" w:color="auto"/>
            <w:right w:val="none" w:sz="0" w:space="0" w:color="auto"/>
          </w:divBdr>
        </w:div>
        <w:div w:id="1421681703">
          <w:marLeft w:val="547"/>
          <w:marRight w:val="0"/>
          <w:marTop w:val="86"/>
          <w:marBottom w:val="0"/>
          <w:divBdr>
            <w:top w:val="none" w:sz="0" w:space="0" w:color="auto"/>
            <w:left w:val="none" w:sz="0" w:space="0" w:color="auto"/>
            <w:bottom w:val="none" w:sz="0" w:space="0" w:color="auto"/>
            <w:right w:val="none" w:sz="0" w:space="0" w:color="auto"/>
          </w:divBdr>
        </w:div>
        <w:div w:id="1421681733">
          <w:marLeft w:val="547"/>
          <w:marRight w:val="0"/>
          <w:marTop w:val="86"/>
          <w:marBottom w:val="0"/>
          <w:divBdr>
            <w:top w:val="none" w:sz="0" w:space="0" w:color="auto"/>
            <w:left w:val="none" w:sz="0" w:space="0" w:color="auto"/>
            <w:bottom w:val="none" w:sz="0" w:space="0" w:color="auto"/>
            <w:right w:val="none" w:sz="0" w:space="0" w:color="auto"/>
          </w:divBdr>
        </w:div>
        <w:div w:id="1421681762">
          <w:marLeft w:val="547"/>
          <w:marRight w:val="0"/>
          <w:marTop w:val="86"/>
          <w:marBottom w:val="0"/>
          <w:divBdr>
            <w:top w:val="none" w:sz="0" w:space="0" w:color="auto"/>
            <w:left w:val="none" w:sz="0" w:space="0" w:color="auto"/>
            <w:bottom w:val="none" w:sz="0" w:space="0" w:color="auto"/>
            <w:right w:val="none" w:sz="0" w:space="0" w:color="auto"/>
          </w:divBdr>
        </w:div>
        <w:div w:id="1421681773">
          <w:marLeft w:val="547"/>
          <w:marRight w:val="0"/>
          <w:marTop w:val="86"/>
          <w:marBottom w:val="0"/>
          <w:divBdr>
            <w:top w:val="none" w:sz="0" w:space="0" w:color="auto"/>
            <w:left w:val="none" w:sz="0" w:space="0" w:color="auto"/>
            <w:bottom w:val="none" w:sz="0" w:space="0" w:color="auto"/>
            <w:right w:val="none" w:sz="0" w:space="0" w:color="auto"/>
          </w:divBdr>
        </w:div>
        <w:div w:id="1421681785">
          <w:marLeft w:val="547"/>
          <w:marRight w:val="0"/>
          <w:marTop w:val="86"/>
          <w:marBottom w:val="0"/>
          <w:divBdr>
            <w:top w:val="none" w:sz="0" w:space="0" w:color="auto"/>
            <w:left w:val="none" w:sz="0" w:space="0" w:color="auto"/>
            <w:bottom w:val="none" w:sz="0" w:space="0" w:color="auto"/>
            <w:right w:val="none" w:sz="0" w:space="0" w:color="auto"/>
          </w:divBdr>
        </w:div>
      </w:divsChild>
    </w:div>
    <w:div w:id="1421681542">
      <w:marLeft w:val="0"/>
      <w:marRight w:val="0"/>
      <w:marTop w:val="0"/>
      <w:marBottom w:val="0"/>
      <w:divBdr>
        <w:top w:val="none" w:sz="0" w:space="0" w:color="auto"/>
        <w:left w:val="none" w:sz="0" w:space="0" w:color="auto"/>
        <w:bottom w:val="none" w:sz="0" w:space="0" w:color="auto"/>
        <w:right w:val="none" w:sz="0" w:space="0" w:color="auto"/>
      </w:divBdr>
    </w:div>
    <w:div w:id="1421681543">
      <w:marLeft w:val="0"/>
      <w:marRight w:val="0"/>
      <w:marTop w:val="0"/>
      <w:marBottom w:val="0"/>
      <w:divBdr>
        <w:top w:val="none" w:sz="0" w:space="0" w:color="auto"/>
        <w:left w:val="none" w:sz="0" w:space="0" w:color="auto"/>
        <w:bottom w:val="none" w:sz="0" w:space="0" w:color="auto"/>
        <w:right w:val="none" w:sz="0" w:space="0" w:color="auto"/>
      </w:divBdr>
    </w:div>
    <w:div w:id="1421681545">
      <w:marLeft w:val="0"/>
      <w:marRight w:val="0"/>
      <w:marTop w:val="0"/>
      <w:marBottom w:val="0"/>
      <w:divBdr>
        <w:top w:val="none" w:sz="0" w:space="0" w:color="auto"/>
        <w:left w:val="none" w:sz="0" w:space="0" w:color="auto"/>
        <w:bottom w:val="none" w:sz="0" w:space="0" w:color="auto"/>
        <w:right w:val="none" w:sz="0" w:space="0" w:color="auto"/>
      </w:divBdr>
    </w:div>
    <w:div w:id="1421681548">
      <w:marLeft w:val="0"/>
      <w:marRight w:val="0"/>
      <w:marTop w:val="0"/>
      <w:marBottom w:val="0"/>
      <w:divBdr>
        <w:top w:val="none" w:sz="0" w:space="0" w:color="auto"/>
        <w:left w:val="none" w:sz="0" w:space="0" w:color="auto"/>
        <w:bottom w:val="none" w:sz="0" w:space="0" w:color="auto"/>
        <w:right w:val="none" w:sz="0" w:space="0" w:color="auto"/>
      </w:divBdr>
    </w:div>
    <w:div w:id="1421681550">
      <w:marLeft w:val="0"/>
      <w:marRight w:val="0"/>
      <w:marTop w:val="0"/>
      <w:marBottom w:val="0"/>
      <w:divBdr>
        <w:top w:val="none" w:sz="0" w:space="0" w:color="auto"/>
        <w:left w:val="none" w:sz="0" w:space="0" w:color="auto"/>
        <w:bottom w:val="none" w:sz="0" w:space="0" w:color="auto"/>
        <w:right w:val="none" w:sz="0" w:space="0" w:color="auto"/>
      </w:divBdr>
    </w:div>
    <w:div w:id="1421681552">
      <w:marLeft w:val="0"/>
      <w:marRight w:val="0"/>
      <w:marTop w:val="0"/>
      <w:marBottom w:val="0"/>
      <w:divBdr>
        <w:top w:val="none" w:sz="0" w:space="0" w:color="auto"/>
        <w:left w:val="none" w:sz="0" w:space="0" w:color="auto"/>
        <w:bottom w:val="none" w:sz="0" w:space="0" w:color="auto"/>
        <w:right w:val="none" w:sz="0" w:space="0" w:color="auto"/>
      </w:divBdr>
      <w:divsChild>
        <w:div w:id="1421681592">
          <w:marLeft w:val="0"/>
          <w:marRight w:val="0"/>
          <w:marTop w:val="86"/>
          <w:marBottom w:val="0"/>
          <w:divBdr>
            <w:top w:val="none" w:sz="0" w:space="0" w:color="auto"/>
            <w:left w:val="none" w:sz="0" w:space="0" w:color="auto"/>
            <w:bottom w:val="none" w:sz="0" w:space="0" w:color="auto"/>
            <w:right w:val="none" w:sz="0" w:space="0" w:color="auto"/>
          </w:divBdr>
        </w:div>
        <w:div w:id="1421681606">
          <w:marLeft w:val="0"/>
          <w:marRight w:val="0"/>
          <w:marTop w:val="86"/>
          <w:marBottom w:val="0"/>
          <w:divBdr>
            <w:top w:val="none" w:sz="0" w:space="0" w:color="auto"/>
            <w:left w:val="none" w:sz="0" w:space="0" w:color="auto"/>
            <w:bottom w:val="none" w:sz="0" w:space="0" w:color="auto"/>
            <w:right w:val="none" w:sz="0" w:space="0" w:color="auto"/>
          </w:divBdr>
        </w:div>
        <w:div w:id="1421681777">
          <w:marLeft w:val="0"/>
          <w:marRight w:val="0"/>
          <w:marTop w:val="86"/>
          <w:marBottom w:val="0"/>
          <w:divBdr>
            <w:top w:val="none" w:sz="0" w:space="0" w:color="auto"/>
            <w:left w:val="none" w:sz="0" w:space="0" w:color="auto"/>
            <w:bottom w:val="none" w:sz="0" w:space="0" w:color="auto"/>
            <w:right w:val="none" w:sz="0" w:space="0" w:color="auto"/>
          </w:divBdr>
        </w:div>
        <w:div w:id="1421681809">
          <w:marLeft w:val="0"/>
          <w:marRight w:val="0"/>
          <w:marTop w:val="86"/>
          <w:marBottom w:val="0"/>
          <w:divBdr>
            <w:top w:val="none" w:sz="0" w:space="0" w:color="auto"/>
            <w:left w:val="none" w:sz="0" w:space="0" w:color="auto"/>
            <w:bottom w:val="none" w:sz="0" w:space="0" w:color="auto"/>
            <w:right w:val="none" w:sz="0" w:space="0" w:color="auto"/>
          </w:divBdr>
        </w:div>
        <w:div w:id="1421681810">
          <w:marLeft w:val="0"/>
          <w:marRight w:val="0"/>
          <w:marTop w:val="86"/>
          <w:marBottom w:val="0"/>
          <w:divBdr>
            <w:top w:val="none" w:sz="0" w:space="0" w:color="auto"/>
            <w:left w:val="none" w:sz="0" w:space="0" w:color="auto"/>
            <w:bottom w:val="none" w:sz="0" w:space="0" w:color="auto"/>
            <w:right w:val="none" w:sz="0" w:space="0" w:color="auto"/>
          </w:divBdr>
        </w:div>
      </w:divsChild>
    </w:div>
    <w:div w:id="1421681553">
      <w:marLeft w:val="0"/>
      <w:marRight w:val="0"/>
      <w:marTop w:val="0"/>
      <w:marBottom w:val="0"/>
      <w:divBdr>
        <w:top w:val="none" w:sz="0" w:space="0" w:color="auto"/>
        <w:left w:val="none" w:sz="0" w:space="0" w:color="auto"/>
        <w:bottom w:val="none" w:sz="0" w:space="0" w:color="auto"/>
        <w:right w:val="none" w:sz="0" w:space="0" w:color="auto"/>
      </w:divBdr>
      <w:divsChild>
        <w:div w:id="1421681482">
          <w:marLeft w:val="0"/>
          <w:marRight w:val="0"/>
          <w:marTop w:val="86"/>
          <w:marBottom w:val="0"/>
          <w:divBdr>
            <w:top w:val="none" w:sz="0" w:space="0" w:color="auto"/>
            <w:left w:val="none" w:sz="0" w:space="0" w:color="auto"/>
            <w:bottom w:val="none" w:sz="0" w:space="0" w:color="auto"/>
            <w:right w:val="none" w:sz="0" w:space="0" w:color="auto"/>
          </w:divBdr>
        </w:div>
        <w:div w:id="1421681492">
          <w:marLeft w:val="0"/>
          <w:marRight w:val="0"/>
          <w:marTop w:val="86"/>
          <w:marBottom w:val="0"/>
          <w:divBdr>
            <w:top w:val="none" w:sz="0" w:space="0" w:color="auto"/>
            <w:left w:val="none" w:sz="0" w:space="0" w:color="auto"/>
            <w:bottom w:val="none" w:sz="0" w:space="0" w:color="auto"/>
            <w:right w:val="none" w:sz="0" w:space="0" w:color="auto"/>
          </w:divBdr>
        </w:div>
        <w:div w:id="1421681509">
          <w:marLeft w:val="0"/>
          <w:marRight w:val="0"/>
          <w:marTop w:val="86"/>
          <w:marBottom w:val="0"/>
          <w:divBdr>
            <w:top w:val="none" w:sz="0" w:space="0" w:color="auto"/>
            <w:left w:val="none" w:sz="0" w:space="0" w:color="auto"/>
            <w:bottom w:val="none" w:sz="0" w:space="0" w:color="auto"/>
            <w:right w:val="none" w:sz="0" w:space="0" w:color="auto"/>
          </w:divBdr>
        </w:div>
        <w:div w:id="1421681547">
          <w:marLeft w:val="0"/>
          <w:marRight w:val="0"/>
          <w:marTop w:val="86"/>
          <w:marBottom w:val="0"/>
          <w:divBdr>
            <w:top w:val="none" w:sz="0" w:space="0" w:color="auto"/>
            <w:left w:val="none" w:sz="0" w:space="0" w:color="auto"/>
            <w:bottom w:val="none" w:sz="0" w:space="0" w:color="auto"/>
            <w:right w:val="none" w:sz="0" w:space="0" w:color="auto"/>
          </w:divBdr>
        </w:div>
        <w:div w:id="1421681744">
          <w:marLeft w:val="0"/>
          <w:marRight w:val="0"/>
          <w:marTop w:val="86"/>
          <w:marBottom w:val="0"/>
          <w:divBdr>
            <w:top w:val="none" w:sz="0" w:space="0" w:color="auto"/>
            <w:left w:val="none" w:sz="0" w:space="0" w:color="auto"/>
            <w:bottom w:val="none" w:sz="0" w:space="0" w:color="auto"/>
            <w:right w:val="none" w:sz="0" w:space="0" w:color="auto"/>
          </w:divBdr>
        </w:div>
        <w:div w:id="1421681800">
          <w:marLeft w:val="0"/>
          <w:marRight w:val="0"/>
          <w:marTop w:val="86"/>
          <w:marBottom w:val="0"/>
          <w:divBdr>
            <w:top w:val="none" w:sz="0" w:space="0" w:color="auto"/>
            <w:left w:val="none" w:sz="0" w:space="0" w:color="auto"/>
            <w:bottom w:val="none" w:sz="0" w:space="0" w:color="auto"/>
            <w:right w:val="none" w:sz="0" w:space="0" w:color="auto"/>
          </w:divBdr>
        </w:div>
      </w:divsChild>
    </w:div>
    <w:div w:id="1421681554">
      <w:marLeft w:val="0"/>
      <w:marRight w:val="0"/>
      <w:marTop w:val="0"/>
      <w:marBottom w:val="0"/>
      <w:divBdr>
        <w:top w:val="none" w:sz="0" w:space="0" w:color="auto"/>
        <w:left w:val="none" w:sz="0" w:space="0" w:color="auto"/>
        <w:bottom w:val="none" w:sz="0" w:space="0" w:color="auto"/>
        <w:right w:val="none" w:sz="0" w:space="0" w:color="auto"/>
      </w:divBdr>
      <w:divsChild>
        <w:div w:id="1421681725">
          <w:marLeft w:val="0"/>
          <w:marRight w:val="0"/>
          <w:marTop w:val="86"/>
          <w:marBottom w:val="0"/>
          <w:divBdr>
            <w:top w:val="none" w:sz="0" w:space="0" w:color="auto"/>
            <w:left w:val="none" w:sz="0" w:space="0" w:color="auto"/>
            <w:bottom w:val="none" w:sz="0" w:space="0" w:color="auto"/>
            <w:right w:val="none" w:sz="0" w:space="0" w:color="auto"/>
          </w:divBdr>
        </w:div>
        <w:div w:id="1421681767">
          <w:marLeft w:val="0"/>
          <w:marRight w:val="0"/>
          <w:marTop w:val="86"/>
          <w:marBottom w:val="0"/>
          <w:divBdr>
            <w:top w:val="none" w:sz="0" w:space="0" w:color="auto"/>
            <w:left w:val="none" w:sz="0" w:space="0" w:color="auto"/>
            <w:bottom w:val="none" w:sz="0" w:space="0" w:color="auto"/>
            <w:right w:val="none" w:sz="0" w:space="0" w:color="auto"/>
          </w:divBdr>
        </w:div>
        <w:div w:id="1421681842">
          <w:marLeft w:val="0"/>
          <w:marRight w:val="0"/>
          <w:marTop w:val="86"/>
          <w:marBottom w:val="0"/>
          <w:divBdr>
            <w:top w:val="none" w:sz="0" w:space="0" w:color="auto"/>
            <w:left w:val="none" w:sz="0" w:space="0" w:color="auto"/>
            <w:bottom w:val="none" w:sz="0" w:space="0" w:color="auto"/>
            <w:right w:val="none" w:sz="0" w:space="0" w:color="auto"/>
          </w:divBdr>
        </w:div>
      </w:divsChild>
    </w:div>
    <w:div w:id="1421681558">
      <w:marLeft w:val="0"/>
      <w:marRight w:val="0"/>
      <w:marTop w:val="0"/>
      <w:marBottom w:val="0"/>
      <w:divBdr>
        <w:top w:val="none" w:sz="0" w:space="0" w:color="auto"/>
        <w:left w:val="none" w:sz="0" w:space="0" w:color="auto"/>
        <w:bottom w:val="none" w:sz="0" w:space="0" w:color="auto"/>
        <w:right w:val="none" w:sz="0" w:space="0" w:color="auto"/>
      </w:divBdr>
    </w:div>
    <w:div w:id="1421681559">
      <w:marLeft w:val="0"/>
      <w:marRight w:val="0"/>
      <w:marTop w:val="0"/>
      <w:marBottom w:val="0"/>
      <w:divBdr>
        <w:top w:val="none" w:sz="0" w:space="0" w:color="auto"/>
        <w:left w:val="none" w:sz="0" w:space="0" w:color="auto"/>
        <w:bottom w:val="none" w:sz="0" w:space="0" w:color="auto"/>
        <w:right w:val="none" w:sz="0" w:space="0" w:color="auto"/>
      </w:divBdr>
    </w:div>
    <w:div w:id="1421681561">
      <w:marLeft w:val="0"/>
      <w:marRight w:val="0"/>
      <w:marTop w:val="0"/>
      <w:marBottom w:val="0"/>
      <w:divBdr>
        <w:top w:val="none" w:sz="0" w:space="0" w:color="auto"/>
        <w:left w:val="none" w:sz="0" w:space="0" w:color="auto"/>
        <w:bottom w:val="none" w:sz="0" w:space="0" w:color="auto"/>
        <w:right w:val="none" w:sz="0" w:space="0" w:color="auto"/>
      </w:divBdr>
    </w:div>
    <w:div w:id="1421681562">
      <w:marLeft w:val="0"/>
      <w:marRight w:val="0"/>
      <w:marTop w:val="0"/>
      <w:marBottom w:val="0"/>
      <w:divBdr>
        <w:top w:val="none" w:sz="0" w:space="0" w:color="auto"/>
        <w:left w:val="none" w:sz="0" w:space="0" w:color="auto"/>
        <w:bottom w:val="none" w:sz="0" w:space="0" w:color="auto"/>
        <w:right w:val="none" w:sz="0" w:space="0" w:color="auto"/>
      </w:divBdr>
    </w:div>
    <w:div w:id="1421681563">
      <w:marLeft w:val="0"/>
      <w:marRight w:val="0"/>
      <w:marTop w:val="0"/>
      <w:marBottom w:val="0"/>
      <w:divBdr>
        <w:top w:val="none" w:sz="0" w:space="0" w:color="auto"/>
        <w:left w:val="none" w:sz="0" w:space="0" w:color="auto"/>
        <w:bottom w:val="none" w:sz="0" w:space="0" w:color="auto"/>
        <w:right w:val="none" w:sz="0" w:space="0" w:color="auto"/>
      </w:divBdr>
    </w:div>
    <w:div w:id="1421681565">
      <w:marLeft w:val="0"/>
      <w:marRight w:val="0"/>
      <w:marTop w:val="0"/>
      <w:marBottom w:val="0"/>
      <w:divBdr>
        <w:top w:val="none" w:sz="0" w:space="0" w:color="auto"/>
        <w:left w:val="none" w:sz="0" w:space="0" w:color="auto"/>
        <w:bottom w:val="none" w:sz="0" w:space="0" w:color="auto"/>
        <w:right w:val="none" w:sz="0" w:space="0" w:color="auto"/>
      </w:divBdr>
    </w:div>
    <w:div w:id="1421681568">
      <w:marLeft w:val="0"/>
      <w:marRight w:val="0"/>
      <w:marTop w:val="0"/>
      <w:marBottom w:val="0"/>
      <w:divBdr>
        <w:top w:val="none" w:sz="0" w:space="0" w:color="auto"/>
        <w:left w:val="none" w:sz="0" w:space="0" w:color="auto"/>
        <w:bottom w:val="none" w:sz="0" w:space="0" w:color="auto"/>
        <w:right w:val="none" w:sz="0" w:space="0" w:color="auto"/>
      </w:divBdr>
    </w:div>
    <w:div w:id="1421681570">
      <w:marLeft w:val="0"/>
      <w:marRight w:val="0"/>
      <w:marTop w:val="0"/>
      <w:marBottom w:val="0"/>
      <w:divBdr>
        <w:top w:val="none" w:sz="0" w:space="0" w:color="auto"/>
        <w:left w:val="none" w:sz="0" w:space="0" w:color="auto"/>
        <w:bottom w:val="none" w:sz="0" w:space="0" w:color="auto"/>
        <w:right w:val="none" w:sz="0" w:space="0" w:color="auto"/>
      </w:divBdr>
      <w:divsChild>
        <w:div w:id="1421681488">
          <w:marLeft w:val="0"/>
          <w:marRight w:val="0"/>
          <w:marTop w:val="86"/>
          <w:marBottom w:val="0"/>
          <w:divBdr>
            <w:top w:val="none" w:sz="0" w:space="0" w:color="auto"/>
            <w:left w:val="none" w:sz="0" w:space="0" w:color="auto"/>
            <w:bottom w:val="none" w:sz="0" w:space="0" w:color="auto"/>
            <w:right w:val="none" w:sz="0" w:space="0" w:color="auto"/>
          </w:divBdr>
        </w:div>
        <w:div w:id="1421681527">
          <w:marLeft w:val="0"/>
          <w:marRight w:val="0"/>
          <w:marTop w:val="86"/>
          <w:marBottom w:val="0"/>
          <w:divBdr>
            <w:top w:val="none" w:sz="0" w:space="0" w:color="auto"/>
            <w:left w:val="none" w:sz="0" w:space="0" w:color="auto"/>
            <w:bottom w:val="none" w:sz="0" w:space="0" w:color="auto"/>
            <w:right w:val="none" w:sz="0" w:space="0" w:color="auto"/>
          </w:divBdr>
        </w:div>
        <w:div w:id="1421681575">
          <w:marLeft w:val="0"/>
          <w:marRight w:val="0"/>
          <w:marTop w:val="86"/>
          <w:marBottom w:val="0"/>
          <w:divBdr>
            <w:top w:val="none" w:sz="0" w:space="0" w:color="auto"/>
            <w:left w:val="none" w:sz="0" w:space="0" w:color="auto"/>
            <w:bottom w:val="none" w:sz="0" w:space="0" w:color="auto"/>
            <w:right w:val="none" w:sz="0" w:space="0" w:color="auto"/>
          </w:divBdr>
        </w:div>
        <w:div w:id="1421681699">
          <w:marLeft w:val="0"/>
          <w:marRight w:val="0"/>
          <w:marTop w:val="86"/>
          <w:marBottom w:val="0"/>
          <w:divBdr>
            <w:top w:val="none" w:sz="0" w:space="0" w:color="auto"/>
            <w:left w:val="none" w:sz="0" w:space="0" w:color="auto"/>
            <w:bottom w:val="none" w:sz="0" w:space="0" w:color="auto"/>
            <w:right w:val="none" w:sz="0" w:space="0" w:color="auto"/>
          </w:divBdr>
        </w:div>
        <w:div w:id="1421681737">
          <w:marLeft w:val="0"/>
          <w:marRight w:val="0"/>
          <w:marTop w:val="86"/>
          <w:marBottom w:val="0"/>
          <w:divBdr>
            <w:top w:val="none" w:sz="0" w:space="0" w:color="auto"/>
            <w:left w:val="none" w:sz="0" w:space="0" w:color="auto"/>
            <w:bottom w:val="none" w:sz="0" w:space="0" w:color="auto"/>
            <w:right w:val="none" w:sz="0" w:space="0" w:color="auto"/>
          </w:divBdr>
        </w:div>
        <w:div w:id="1421681784">
          <w:marLeft w:val="0"/>
          <w:marRight w:val="0"/>
          <w:marTop w:val="86"/>
          <w:marBottom w:val="0"/>
          <w:divBdr>
            <w:top w:val="none" w:sz="0" w:space="0" w:color="auto"/>
            <w:left w:val="none" w:sz="0" w:space="0" w:color="auto"/>
            <w:bottom w:val="none" w:sz="0" w:space="0" w:color="auto"/>
            <w:right w:val="none" w:sz="0" w:space="0" w:color="auto"/>
          </w:divBdr>
        </w:div>
        <w:div w:id="1421681787">
          <w:marLeft w:val="0"/>
          <w:marRight w:val="0"/>
          <w:marTop w:val="86"/>
          <w:marBottom w:val="0"/>
          <w:divBdr>
            <w:top w:val="none" w:sz="0" w:space="0" w:color="auto"/>
            <w:left w:val="none" w:sz="0" w:space="0" w:color="auto"/>
            <w:bottom w:val="none" w:sz="0" w:space="0" w:color="auto"/>
            <w:right w:val="none" w:sz="0" w:space="0" w:color="auto"/>
          </w:divBdr>
        </w:div>
      </w:divsChild>
    </w:div>
    <w:div w:id="1421681571">
      <w:marLeft w:val="0"/>
      <w:marRight w:val="0"/>
      <w:marTop w:val="0"/>
      <w:marBottom w:val="0"/>
      <w:divBdr>
        <w:top w:val="none" w:sz="0" w:space="0" w:color="auto"/>
        <w:left w:val="none" w:sz="0" w:space="0" w:color="auto"/>
        <w:bottom w:val="none" w:sz="0" w:space="0" w:color="auto"/>
        <w:right w:val="none" w:sz="0" w:space="0" w:color="auto"/>
      </w:divBdr>
    </w:div>
    <w:div w:id="1421681573">
      <w:marLeft w:val="0"/>
      <w:marRight w:val="0"/>
      <w:marTop w:val="0"/>
      <w:marBottom w:val="0"/>
      <w:divBdr>
        <w:top w:val="none" w:sz="0" w:space="0" w:color="auto"/>
        <w:left w:val="none" w:sz="0" w:space="0" w:color="auto"/>
        <w:bottom w:val="none" w:sz="0" w:space="0" w:color="auto"/>
        <w:right w:val="none" w:sz="0" w:space="0" w:color="auto"/>
      </w:divBdr>
    </w:div>
    <w:div w:id="1421681576">
      <w:marLeft w:val="0"/>
      <w:marRight w:val="0"/>
      <w:marTop w:val="0"/>
      <w:marBottom w:val="0"/>
      <w:divBdr>
        <w:top w:val="none" w:sz="0" w:space="0" w:color="auto"/>
        <w:left w:val="none" w:sz="0" w:space="0" w:color="auto"/>
        <w:bottom w:val="none" w:sz="0" w:space="0" w:color="auto"/>
        <w:right w:val="none" w:sz="0" w:space="0" w:color="auto"/>
      </w:divBdr>
    </w:div>
    <w:div w:id="1421681578">
      <w:marLeft w:val="0"/>
      <w:marRight w:val="0"/>
      <w:marTop w:val="0"/>
      <w:marBottom w:val="0"/>
      <w:divBdr>
        <w:top w:val="none" w:sz="0" w:space="0" w:color="auto"/>
        <w:left w:val="none" w:sz="0" w:space="0" w:color="auto"/>
        <w:bottom w:val="none" w:sz="0" w:space="0" w:color="auto"/>
        <w:right w:val="none" w:sz="0" w:space="0" w:color="auto"/>
      </w:divBdr>
    </w:div>
    <w:div w:id="1421681580">
      <w:marLeft w:val="0"/>
      <w:marRight w:val="0"/>
      <w:marTop w:val="0"/>
      <w:marBottom w:val="0"/>
      <w:divBdr>
        <w:top w:val="none" w:sz="0" w:space="0" w:color="auto"/>
        <w:left w:val="none" w:sz="0" w:space="0" w:color="auto"/>
        <w:bottom w:val="none" w:sz="0" w:space="0" w:color="auto"/>
        <w:right w:val="none" w:sz="0" w:space="0" w:color="auto"/>
      </w:divBdr>
    </w:div>
    <w:div w:id="1421681581">
      <w:marLeft w:val="0"/>
      <w:marRight w:val="0"/>
      <w:marTop w:val="0"/>
      <w:marBottom w:val="0"/>
      <w:divBdr>
        <w:top w:val="none" w:sz="0" w:space="0" w:color="auto"/>
        <w:left w:val="none" w:sz="0" w:space="0" w:color="auto"/>
        <w:bottom w:val="none" w:sz="0" w:space="0" w:color="auto"/>
        <w:right w:val="none" w:sz="0" w:space="0" w:color="auto"/>
      </w:divBdr>
    </w:div>
    <w:div w:id="1421681583">
      <w:marLeft w:val="0"/>
      <w:marRight w:val="0"/>
      <w:marTop w:val="0"/>
      <w:marBottom w:val="0"/>
      <w:divBdr>
        <w:top w:val="none" w:sz="0" w:space="0" w:color="auto"/>
        <w:left w:val="none" w:sz="0" w:space="0" w:color="auto"/>
        <w:bottom w:val="none" w:sz="0" w:space="0" w:color="auto"/>
        <w:right w:val="none" w:sz="0" w:space="0" w:color="auto"/>
      </w:divBdr>
      <w:divsChild>
        <w:div w:id="1421681538">
          <w:marLeft w:val="0"/>
          <w:marRight w:val="0"/>
          <w:marTop w:val="86"/>
          <w:marBottom w:val="0"/>
          <w:divBdr>
            <w:top w:val="none" w:sz="0" w:space="0" w:color="auto"/>
            <w:left w:val="none" w:sz="0" w:space="0" w:color="auto"/>
            <w:bottom w:val="none" w:sz="0" w:space="0" w:color="auto"/>
            <w:right w:val="none" w:sz="0" w:space="0" w:color="auto"/>
          </w:divBdr>
        </w:div>
        <w:div w:id="1421681745">
          <w:marLeft w:val="0"/>
          <w:marRight w:val="0"/>
          <w:marTop w:val="86"/>
          <w:marBottom w:val="0"/>
          <w:divBdr>
            <w:top w:val="none" w:sz="0" w:space="0" w:color="auto"/>
            <w:left w:val="none" w:sz="0" w:space="0" w:color="auto"/>
            <w:bottom w:val="none" w:sz="0" w:space="0" w:color="auto"/>
            <w:right w:val="none" w:sz="0" w:space="0" w:color="auto"/>
          </w:divBdr>
        </w:div>
        <w:div w:id="1421681782">
          <w:marLeft w:val="0"/>
          <w:marRight w:val="0"/>
          <w:marTop w:val="86"/>
          <w:marBottom w:val="0"/>
          <w:divBdr>
            <w:top w:val="none" w:sz="0" w:space="0" w:color="auto"/>
            <w:left w:val="none" w:sz="0" w:space="0" w:color="auto"/>
            <w:bottom w:val="none" w:sz="0" w:space="0" w:color="auto"/>
            <w:right w:val="none" w:sz="0" w:space="0" w:color="auto"/>
          </w:divBdr>
        </w:div>
      </w:divsChild>
    </w:div>
    <w:div w:id="1421681585">
      <w:marLeft w:val="0"/>
      <w:marRight w:val="0"/>
      <w:marTop w:val="0"/>
      <w:marBottom w:val="0"/>
      <w:divBdr>
        <w:top w:val="none" w:sz="0" w:space="0" w:color="auto"/>
        <w:left w:val="none" w:sz="0" w:space="0" w:color="auto"/>
        <w:bottom w:val="none" w:sz="0" w:space="0" w:color="auto"/>
        <w:right w:val="none" w:sz="0" w:space="0" w:color="auto"/>
      </w:divBdr>
    </w:div>
    <w:div w:id="1421681586">
      <w:marLeft w:val="0"/>
      <w:marRight w:val="0"/>
      <w:marTop w:val="0"/>
      <w:marBottom w:val="0"/>
      <w:divBdr>
        <w:top w:val="none" w:sz="0" w:space="0" w:color="auto"/>
        <w:left w:val="none" w:sz="0" w:space="0" w:color="auto"/>
        <w:bottom w:val="none" w:sz="0" w:space="0" w:color="auto"/>
        <w:right w:val="none" w:sz="0" w:space="0" w:color="auto"/>
      </w:divBdr>
    </w:div>
    <w:div w:id="1421681588">
      <w:marLeft w:val="0"/>
      <w:marRight w:val="0"/>
      <w:marTop w:val="0"/>
      <w:marBottom w:val="0"/>
      <w:divBdr>
        <w:top w:val="none" w:sz="0" w:space="0" w:color="auto"/>
        <w:left w:val="none" w:sz="0" w:space="0" w:color="auto"/>
        <w:bottom w:val="none" w:sz="0" w:space="0" w:color="auto"/>
        <w:right w:val="none" w:sz="0" w:space="0" w:color="auto"/>
      </w:divBdr>
    </w:div>
    <w:div w:id="1421681591">
      <w:marLeft w:val="0"/>
      <w:marRight w:val="0"/>
      <w:marTop w:val="0"/>
      <w:marBottom w:val="0"/>
      <w:divBdr>
        <w:top w:val="none" w:sz="0" w:space="0" w:color="auto"/>
        <w:left w:val="none" w:sz="0" w:space="0" w:color="auto"/>
        <w:bottom w:val="none" w:sz="0" w:space="0" w:color="auto"/>
        <w:right w:val="none" w:sz="0" w:space="0" w:color="auto"/>
      </w:divBdr>
    </w:div>
    <w:div w:id="1421681593">
      <w:marLeft w:val="0"/>
      <w:marRight w:val="0"/>
      <w:marTop w:val="0"/>
      <w:marBottom w:val="0"/>
      <w:divBdr>
        <w:top w:val="none" w:sz="0" w:space="0" w:color="auto"/>
        <w:left w:val="none" w:sz="0" w:space="0" w:color="auto"/>
        <w:bottom w:val="none" w:sz="0" w:space="0" w:color="auto"/>
        <w:right w:val="none" w:sz="0" w:space="0" w:color="auto"/>
      </w:divBdr>
    </w:div>
    <w:div w:id="1421681595">
      <w:marLeft w:val="0"/>
      <w:marRight w:val="0"/>
      <w:marTop w:val="0"/>
      <w:marBottom w:val="0"/>
      <w:divBdr>
        <w:top w:val="none" w:sz="0" w:space="0" w:color="auto"/>
        <w:left w:val="none" w:sz="0" w:space="0" w:color="auto"/>
        <w:bottom w:val="none" w:sz="0" w:space="0" w:color="auto"/>
        <w:right w:val="none" w:sz="0" w:space="0" w:color="auto"/>
      </w:divBdr>
      <w:divsChild>
        <w:div w:id="1421681516">
          <w:marLeft w:val="0"/>
          <w:marRight w:val="0"/>
          <w:marTop w:val="86"/>
          <w:marBottom w:val="0"/>
          <w:divBdr>
            <w:top w:val="none" w:sz="0" w:space="0" w:color="auto"/>
            <w:left w:val="none" w:sz="0" w:space="0" w:color="auto"/>
            <w:bottom w:val="none" w:sz="0" w:space="0" w:color="auto"/>
            <w:right w:val="none" w:sz="0" w:space="0" w:color="auto"/>
          </w:divBdr>
        </w:div>
        <w:div w:id="1421681564">
          <w:marLeft w:val="0"/>
          <w:marRight w:val="0"/>
          <w:marTop w:val="86"/>
          <w:marBottom w:val="0"/>
          <w:divBdr>
            <w:top w:val="none" w:sz="0" w:space="0" w:color="auto"/>
            <w:left w:val="none" w:sz="0" w:space="0" w:color="auto"/>
            <w:bottom w:val="none" w:sz="0" w:space="0" w:color="auto"/>
            <w:right w:val="none" w:sz="0" w:space="0" w:color="auto"/>
          </w:divBdr>
        </w:div>
        <w:div w:id="1421681597">
          <w:marLeft w:val="0"/>
          <w:marRight w:val="0"/>
          <w:marTop w:val="86"/>
          <w:marBottom w:val="0"/>
          <w:divBdr>
            <w:top w:val="none" w:sz="0" w:space="0" w:color="auto"/>
            <w:left w:val="none" w:sz="0" w:space="0" w:color="auto"/>
            <w:bottom w:val="none" w:sz="0" w:space="0" w:color="auto"/>
            <w:right w:val="none" w:sz="0" w:space="0" w:color="auto"/>
          </w:divBdr>
        </w:div>
        <w:div w:id="1421681656">
          <w:marLeft w:val="0"/>
          <w:marRight w:val="0"/>
          <w:marTop w:val="86"/>
          <w:marBottom w:val="0"/>
          <w:divBdr>
            <w:top w:val="none" w:sz="0" w:space="0" w:color="auto"/>
            <w:left w:val="none" w:sz="0" w:space="0" w:color="auto"/>
            <w:bottom w:val="none" w:sz="0" w:space="0" w:color="auto"/>
            <w:right w:val="none" w:sz="0" w:space="0" w:color="auto"/>
          </w:divBdr>
        </w:div>
        <w:div w:id="1421681791">
          <w:marLeft w:val="0"/>
          <w:marRight w:val="0"/>
          <w:marTop w:val="86"/>
          <w:marBottom w:val="0"/>
          <w:divBdr>
            <w:top w:val="none" w:sz="0" w:space="0" w:color="auto"/>
            <w:left w:val="none" w:sz="0" w:space="0" w:color="auto"/>
            <w:bottom w:val="none" w:sz="0" w:space="0" w:color="auto"/>
            <w:right w:val="none" w:sz="0" w:space="0" w:color="auto"/>
          </w:divBdr>
        </w:div>
        <w:div w:id="1421681796">
          <w:marLeft w:val="0"/>
          <w:marRight w:val="0"/>
          <w:marTop w:val="86"/>
          <w:marBottom w:val="0"/>
          <w:divBdr>
            <w:top w:val="none" w:sz="0" w:space="0" w:color="auto"/>
            <w:left w:val="none" w:sz="0" w:space="0" w:color="auto"/>
            <w:bottom w:val="none" w:sz="0" w:space="0" w:color="auto"/>
            <w:right w:val="none" w:sz="0" w:space="0" w:color="auto"/>
          </w:divBdr>
        </w:div>
        <w:div w:id="1421681813">
          <w:marLeft w:val="0"/>
          <w:marRight w:val="0"/>
          <w:marTop w:val="86"/>
          <w:marBottom w:val="0"/>
          <w:divBdr>
            <w:top w:val="none" w:sz="0" w:space="0" w:color="auto"/>
            <w:left w:val="none" w:sz="0" w:space="0" w:color="auto"/>
            <w:bottom w:val="none" w:sz="0" w:space="0" w:color="auto"/>
            <w:right w:val="none" w:sz="0" w:space="0" w:color="auto"/>
          </w:divBdr>
        </w:div>
      </w:divsChild>
    </w:div>
    <w:div w:id="1421681598">
      <w:marLeft w:val="0"/>
      <w:marRight w:val="0"/>
      <w:marTop w:val="0"/>
      <w:marBottom w:val="0"/>
      <w:divBdr>
        <w:top w:val="none" w:sz="0" w:space="0" w:color="auto"/>
        <w:left w:val="none" w:sz="0" w:space="0" w:color="auto"/>
        <w:bottom w:val="none" w:sz="0" w:space="0" w:color="auto"/>
        <w:right w:val="none" w:sz="0" w:space="0" w:color="auto"/>
      </w:divBdr>
      <w:divsChild>
        <w:div w:id="1421681487">
          <w:marLeft w:val="0"/>
          <w:marRight w:val="0"/>
          <w:marTop w:val="86"/>
          <w:marBottom w:val="0"/>
          <w:divBdr>
            <w:top w:val="none" w:sz="0" w:space="0" w:color="auto"/>
            <w:left w:val="none" w:sz="0" w:space="0" w:color="auto"/>
            <w:bottom w:val="none" w:sz="0" w:space="0" w:color="auto"/>
            <w:right w:val="none" w:sz="0" w:space="0" w:color="auto"/>
          </w:divBdr>
        </w:div>
        <w:div w:id="1421681502">
          <w:marLeft w:val="0"/>
          <w:marRight w:val="0"/>
          <w:marTop w:val="86"/>
          <w:marBottom w:val="0"/>
          <w:divBdr>
            <w:top w:val="none" w:sz="0" w:space="0" w:color="auto"/>
            <w:left w:val="none" w:sz="0" w:space="0" w:color="auto"/>
            <w:bottom w:val="none" w:sz="0" w:space="0" w:color="auto"/>
            <w:right w:val="none" w:sz="0" w:space="0" w:color="auto"/>
          </w:divBdr>
        </w:div>
        <w:div w:id="1421681609">
          <w:marLeft w:val="0"/>
          <w:marRight w:val="0"/>
          <w:marTop w:val="86"/>
          <w:marBottom w:val="0"/>
          <w:divBdr>
            <w:top w:val="none" w:sz="0" w:space="0" w:color="auto"/>
            <w:left w:val="none" w:sz="0" w:space="0" w:color="auto"/>
            <w:bottom w:val="none" w:sz="0" w:space="0" w:color="auto"/>
            <w:right w:val="none" w:sz="0" w:space="0" w:color="auto"/>
          </w:divBdr>
        </w:div>
        <w:div w:id="1421681754">
          <w:marLeft w:val="0"/>
          <w:marRight w:val="0"/>
          <w:marTop w:val="86"/>
          <w:marBottom w:val="0"/>
          <w:divBdr>
            <w:top w:val="none" w:sz="0" w:space="0" w:color="auto"/>
            <w:left w:val="none" w:sz="0" w:space="0" w:color="auto"/>
            <w:bottom w:val="none" w:sz="0" w:space="0" w:color="auto"/>
            <w:right w:val="none" w:sz="0" w:space="0" w:color="auto"/>
          </w:divBdr>
        </w:div>
      </w:divsChild>
    </w:div>
    <w:div w:id="1421681599">
      <w:marLeft w:val="0"/>
      <w:marRight w:val="0"/>
      <w:marTop w:val="0"/>
      <w:marBottom w:val="0"/>
      <w:divBdr>
        <w:top w:val="none" w:sz="0" w:space="0" w:color="auto"/>
        <w:left w:val="none" w:sz="0" w:space="0" w:color="auto"/>
        <w:bottom w:val="none" w:sz="0" w:space="0" w:color="auto"/>
        <w:right w:val="none" w:sz="0" w:space="0" w:color="auto"/>
      </w:divBdr>
    </w:div>
    <w:div w:id="1421681600">
      <w:marLeft w:val="0"/>
      <w:marRight w:val="0"/>
      <w:marTop w:val="0"/>
      <w:marBottom w:val="0"/>
      <w:divBdr>
        <w:top w:val="none" w:sz="0" w:space="0" w:color="auto"/>
        <w:left w:val="none" w:sz="0" w:space="0" w:color="auto"/>
        <w:bottom w:val="none" w:sz="0" w:space="0" w:color="auto"/>
        <w:right w:val="none" w:sz="0" w:space="0" w:color="auto"/>
      </w:divBdr>
    </w:div>
    <w:div w:id="1421681601">
      <w:marLeft w:val="0"/>
      <w:marRight w:val="0"/>
      <w:marTop w:val="0"/>
      <w:marBottom w:val="0"/>
      <w:divBdr>
        <w:top w:val="none" w:sz="0" w:space="0" w:color="auto"/>
        <w:left w:val="none" w:sz="0" w:space="0" w:color="auto"/>
        <w:bottom w:val="none" w:sz="0" w:space="0" w:color="auto"/>
        <w:right w:val="none" w:sz="0" w:space="0" w:color="auto"/>
      </w:divBdr>
    </w:div>
    <w:div w:id="1421681602">
      <w:marLeft w:val="0"/>
      <w:marRight w:val="0"/>
      <w:marTop w:val="0"/>
      <w:marBottom w:val="0"/>
      <w:divBdr>
        <w:top w:val="none" w:sz="0" w:space="0" w:color="auto"/>
        <w:left w:val="none" w:sz="0" w:space="0" w:color="auto"/>
        <w:bottom w:val="none" w:sz="0" w:space="0" w:color="auto"/>
        <w:right w:val="none" w:sz="0" w:space="0" w:color="auto"/>
      </w:divBdr>
    </w:div>
    <w:div w:id="1421681603">
      <w:marLeft w:val="0"/>
      <w:marRight w:val="0"/>
      <w:marTop w:val="0"/>
      <w:marBottom w:val="0"/>
      <w:divBdr>
        <w:top w:val="none" w:sz="0" w:space="0" w:color="auto"/>
        <w:left w:val="none" w:sz="0" w:space="0" w:color="auto"/>
        <w:bottom w:val="none" w:sz="0" w:space="0" w:color="auto"/>
        <w:right w:val="none" w:sz="0" w:space="0" w:color="auto"/>
      </w:divBdr>
    </w:div>
    <w:div w:id="1421681604">
      <w:marLeft w:val="0"/>
      <w:marRight w:val="0"/>
      <w:marTop w:val="0"/>
      <w:marBottom w:val="0"/>
      <w:divBdr>
        <w:top w:val="none" w:sz="0" w:space="0" w:color="auto"/>
        <w:left w:val="none" w:sz="0" w:space="0" w:color="auto"/>
        <w:bottom w:val="none" w:sz="0" w:space="0" w:color="auto"/>
        <w:right w:val="none" w:sz="0" w:space="0" w:color="auto"/>
      </w:divBdr>
    </w:div>
    <w:div w:id="1421681608">
      <w:marLeft w:val="0"/>
      <w:marRight w:val="0"/>
      <w:marTop w:val="0"/>
      <w:marBottom w:val="0"/>
      <w:divBdr>
        <w:top w:val="none" w:sz="0" w:space="0" w:color="auto"/>
        <w:left w:val="none" w:sz="0" w:space="0" w:color="auto"/>
        <w:bottom w:val="none" w:sz="0" w:space="0" w:color="auto"/>
        <w:right w:val="none" w:sz="0" w:space="0" w:color="auto"/>
      </w:divBdr>
    </w:div>
    <w:div w:id="1421681611">
      <w:marLeft w:val="0"/>
      <w:marRight w:val="0"/>
      <w:marTop w:val="0"/>
      <w:marBottom w:val="0"/>
      <w:divBdr>
        <w:top w:val="none" w:sz="0" w:space="0" w:color="auto"/>
        <w:left w:val="none" w:sz="0" w:space="0" w:color="auto"/>
        <w:bottom w:val="none" w:sz="0" w:space="0" w:color="auto"/>
        <w:right w:val="none" w:sz="0" w:space="0" w:color="auto"/>
      </w:divBdr>
    </w:div>
    <w:div w:id="1421681613">
      <w:marLeft w:val="0"/>
      <w:marRight w:val="0"/>
      <w:marTop w:val="0"/>
      <w:marBottom w:val="0"/>
      <w:divBdr>
        <w:top w:val="none" w:sz="0" w:space="0" w:color="auto"/>
        <w:left w:val="none" w:sz="0" w:space="0" w:color="auto"/>
        <w:bottom w:val="none" w:sz="0" w:space="0" w:color="auto"/>
        <w:right w:val="none" w:sz="0" w:space="0" w:color="auto"/>
      </w:divBdr>
    </w:div>
    <w:div w:id="1421681616">
      <w:marLeft w:val="0"/>
      <w:marRight w:val="0"/>
      <w:marTop w:val="0"/>
      <w:marBottom w:val="0"/>
      <w:divBdr>
        <w:top w:val="none" w:sz="0" w:space="0" w:color="auto"/>
        <w:left w:val="none" w:sz="0" w:space="0" w:color="auto"/>
        <w:bottom w:val="none" w:sz="0" w:space="0" w:color="auto"/>
        <w:right w:val="none" w:sz="0" w:space="0" w:color="auto"/>
      </w:divBdr>
    </w:div>
    <w:div w:id="1421681618">
      <w:marLeft w:val="0"/>
      <w:marRight w:val="0"/>
      <w:marTop w:val="0"/>
      <w:marBottom w:val="0"/>
      <w:divBdr>
        <w:top w:val="none" w:sz="0" w:space="0" w:color="auto"/>
        <w:left w:val="none" w:sz="0" w:space="0" w:color="auto"/>
        <w:bottom w:val="none" w:sz="0" w:space="0" w:color="auto"/>
        <w:right w:val="none" w:sz="0" w:space="0" w:color="auto"/>
      </w:divBdr>
    </w:div>
    <w:div w:id="1421681619">
      <w:marLeft w:val="0"/>
      <w:marRight w:val="0"/>
      <w:marTop w:val="0"/>
      <w:marBottom w:val="0"/>
      <w:divBdr>
        <w:top w:val="none" w:sz="0" w:space="0" w:color="auto"/>
        <w:left w:val="none" w:sz="0" w:space="0" w:color="auto"/>
        <w:bottom w:val="none" w:sz="0" w:space="0" w:color="auto"/>
        <w:right w:val="none" w:sz="0" w:space="0" w:color="auto"/>
      </w:divBdr>
    </w:div>
    <w:div w:id="1421681620">
      <w:marLeft w:val="0"/>
      <w:marRight w:val="0"/>
      <w:marTop w:val="0"/>
      <w:marBottom w:val="0"/>
      <w:divBdr>
        <w:top w:val="none" w:sz="0" w:space="0" w:color="auto"/>
        <w:left w:val="none" w:sz="0" w:space="0" w:color="auto"/>
        <w:bottom w:val="none" w:sz="0" w:space="0" w:color="auto"/>
        <w:right w:val="none" w:sz="0" w:space="0" w:color="auto"/>
      </w:divBdr>
    </w:div>
    <w:div w:id="1421681621">
      <w:marLeft w:val="0"/>
      <w:marRight w:val="0"/>
      <w:marTop w:val="0"/>
      <w:marBottom w:val="0"/>
      <w:divBdr>
        <w:top w:val="none" w:sz="0" w:space="0" w:color="auto"/>
        <w:left w:val="none" w:sz="0" w:space="0" w:color="auto"/>
        <w:bottom w:val="none" w:sz="0" w:space="0" w:color="auto"/>
        <w:right w:val="none" w:sz="0" w:space="0" w:color="auto"/>
      </w:divBdr>
      <w:divsChild>
        <w:div w:id="1421681474">
          <w:marLeft w:val="0"/>
          <w:marRight w:val="0"/>
          <w:marTop w:val="60"/>
          <w:marBottom w:val="60"/>
          <w:divBdr>
            <w:top w:val="none" w:sz="0" w:space="0" w:color="auto"/>
            <w:left w:val="none" w:sz="0" w:space="0" w:color="auto"/>
            <w:bottom w:val="none" w:sz="0" w:space="0" w:color="auto"/>
            <w:right w:val="none" w:sz="0" w:space="0" w:color="auto"/>
          </w:divBdr>
        </w:div>
        <w:div w:id="1421681483">
          <w:marLeft w:val="0"/>
          <w:marRight w:val="0"/>
          <w:marTop w:val="60"/>
          <w:marBottom w:val="60"/>
          <w:divBdr>
            <w:top w:val="none" w:sz="0" w:space="0" w:color="auto"/>
            <w:left w:val="none" w:sz="0" w:space="0" w:color="auto"/>
            <w:bottom w:val="none" w:sz="0" w:space="0" w:color="auto"/>
            <w:right w:val="none" w:sz="0" w:space="0" w:color="auto"/>
          </w:divBdr>
        </w:div>
        <w:div w:id="1421681524">
          <w:marLeft w:val="0"/>
          <w:marRight w:val="0"/>
          <w:marTop w:val="60"/>
          <w:marBottom w:val="60"/>
          <w:divBdr>
            <w:top w:val="none" w:sz="0" w:space="0" w:color="auto"/>
            <w:left w:val="none" w:sz="0" w:space="0" w:color="auto"/>
            <w:bottom w:val="none" w:sz="0" w:space="0" w:color="auto"/>
            <w:right w:val="none" w:sz="0" w:space="0" w:color="auto"/>
          </w:divBdr>
        </w:div>
        <w:div w:id="1421681555">
          <w:marLeft w:val="0"/>
          <w:marRight w:val="0"/>
          <w:marTop w:val="60"/>
          <w:marBottom w:val="60"/>
          <w:divBdr>
            <w:top w:val="none" w:sz="0" w:space="0" w:color="auto"/>
            <w:left w:val="none" w:sz="0" w:space="0" w:color="auto"/>
            <w:bottom w:val="none" w:sz="0" w:space="0" w:color="auto"/>
            <w:right w:val="none" w:sz="0" w:space="0" w:color="auto"/>
          </w:divBdr>
        </w:div>
        <w:div w:id="1421681590">
          <w:marLeft w:val="0"/>
          <w:marRight w:val="0"/>
          <w:marTop w:val="60"/>
          <w:marBottom w:val="60"/>
          <w:divBdr>
            <w:top w:val="none" w:sz="0" w:space="0" w:color="auto"/>
            <w:left w:val="none" w:sz="0" w:space="0" w:color="auto"/>
            <w:bottom w:val="none" w:sz="0" w:space="0" w:color="auto"/>
            <w:right w:val="none" w:sz="0" w:space="0" w:color="auto"/>
          </w:divBdr>
        </w:div>
        <w:div w:id="1421681610">
          <w:marLeft w:val="0"/>
          <w:marRight w:val="0"/>
          <w:marTop w:val="60"/>
          <w:marBottom w:val="60"/>
          <w:divBdr>
            <w:top w:val="none" w:sz="0" w:space="0" w:color="auto"/>
            <w:left w:val="none" w:sz="0" w:space="0" w:color="auto"/>
            <w:bottom w:val="none" w:sz="0" w:space="0" w:color="auto"/>
            <w:right w:val="none" w:sz="0" w:space="0" w:color="auto"/>
          </w:divBdr>
        </w:div>
        <w:div w:id="1421681653">
          <w:marLeft w:val="0"/>
          <w:marRight w:val="0"/>
          <w:marTop w:val="60"/>
          <w:marBottom w:val="60"/>
          <w:divBdr>
            <w:top w:val="none" w:sz="0" w:space="0" w:color="auto"/>
            <w:left w:val="none" w:sz="0" w:space="0" w:color="auto"/>
            <w:bottom w:val="none" w:sz="0" w:space="0" w:color="auto"/>
            <w:right w:val="none" w:sz="0" w:space="0" w:color="auto"/>
          </w:divBdr>
        </w:div>
        <w:div w:id="1421681711">
          <w:marLeft w:val="0"/>
          <w:marRight w:val="0"/>
          <w:marTop w:val="60"/>
          <w:marBottom w:val="60"/>
          <w:divBdr>
            <w:top w:val="none" w:sz="0" w:space="0" w:color="auto"/>
            <w:left w:val="none" w:sz="0" w:space="0" w:color="auto"/>
            <w:bottom w:val="none" w:sz="0" w:space="0" w:color="auto"/>
            <w:right w:val="none" w:sz="0" w:space="0" w:color="auto"/>
          </w:divBdr>
        </w:div>
      </w:divsChild>
    </w:div>
    <w:div w:id="1421681623">
      <w:marLeft w:val="0"/>
      <w:marRight w:val="0"/>
      <w:marTop w:val="0"/>
      <w:marBottom w:val="0"/>
      <w:divBdr>
        <w:top w:val="none" w:sz="0" w:space="0" w:color="auto"/>
        <w:left w:val="none" w:sz="0" w:space="0" w:color="auto"/>
        <w:bottom w:val="none" w:sz="0" w:space="0" w:color="auto"/>
        <w:right w:val="none" w:sz="0" w:space="0" w:color="auto"/>
      </w:divBdr>
    </w:div>
    <w:div w:id="1421681624">
      <w:marLeft w:val="0"/>
      <w:marRight w:val="0"/>
      <w:marTop w:val="0"/>
      <w:marBottom w:val="0"/>
      <w:divBdr>
        <w:top w:val="none" w:sz="0" w:space="0" w:color="auto"/>
        <w:left w:val="none" w:sz="0" w:space="0" w:color="auto"/>
        <w:bottom w:val="none" w:sz="0" w:space="0" w:color="auto"/>
        <w:right w:val="none" w:sz="0" w:space="0" w:color="auto"/>
      </w:divBdr>
    </w:div>
    <w:div w:id="1421681625">
      <w:marLeft w:val="0"/>
      <w:marRight w:val="0"/>
      <w:marTop w:val="0"/>
      <w:marBottom w:val="0"/>
      <w:divBdr>
        <w:top w:val="none" w:sz="0" w:space="0" w:color="auto"/>
        <w:left w:val="none" w:sz="0" w:space="0" w:color="auto"/>
        <w:bottom w:val="none" w:sz="0" w:space="0" w:color="auto"/>
        <w:right w:val="none" w:sz="0" w:space="0" w:color="auto"/>
      </w:divBdr>
    </w:div>
    <w:div w:id="1421681628">
      <w:marLeft w:val="0"/>
      <w:marRight w:val="0"/>
      <w:marTop w:val="0"/>
      <w:marBottom w:val="0"/>
      <w:divBdr>
        <w:top w:val="none" w:sz="0" w:space="0" w:color="auto"/>
        <w:left w:val="none" w:sz="0" w:space="0" w:color="auto"/>
        <w:bottom w:val="none" w:sz="0" w:space="0" w:color="auto"/>
        <w:right w:val="none" w:sz="0" w:space="0" w:color="auto"/>
      </w:divBdr>
    </w:div>
    <w:div w:id="1421681629">
      <w:marLeft w:val="0"/>
      <w:marRight w:val="0"/>
      <w:marTop w:val="0"/>
      <w:marBottom w:val="0"/>
      <w:divBdr>
        <w:top w:val="none" w:sz="0" w:space="0" w:color="auto"/>
        <w:left w:val="none" w:sz="0" w:space="0" w:color="auto"/>
        <w:bottom w:val="none" w:sz="0" w:space="0" w:color="auto"/>
        <w:right w:val="none" w:sz="0" w:space="0" w:color="auto"/>
      </w:divBdr>
    </w:div>
    <w:div w:id="1421681631">
      <w:marLeft w:val="0"/>
      <w:marRight w:val="0"/>
      <w:marTop w:val="0"/>
      <w:marBottom w:val="0"/>
      <w:divBdr>
        <w:top w:val="none" w:sz="0" w:space="0" w:color="auto"/>
        <w:left w:val="none" w:sz="0" w:space="0" w:color="auto"/>
        <w:bottom w:val="none" w:sz="0" w:space="0" w:color="auto"/>
        <w:right w:val="none" w:sz="0" w:space="0" w:color="auto"/>
      </w:divBdr>
    </w:div>
    <w:div w:id="1421681632">
      <w:marLeft w:val="0"/>
      <w:marRight w:val="0"/>
      <w:marTop w:val="0"/>
      <w:marBottom w:val="0"/>
      <w:divBdr>
        <w:top w:val="none" w:sz="0" w:space="0" w:color="auto"/>
        <w:left w:val="none" w:sz="0" w:space="0" w:color="auto"/>
        <w:bottom w:val="none" w:sz="0" w:space="0" w:color="auto"/>
        <w:right w:val="none" w:sz="0" w:space="0" w:color="auto"/>
      </w:divBdr>
    </w:div>
    <w:div w:id="1421681633">
      <w:marLeft w:val="0"/>
      <w:marRight w:val="0"/>
      <w:marTop w:val="0"/>
      <w:marBottom w:val="0"/>
      <w:divBdr>
        <w:top w:val="none" w:sz="0" w:space="0" w:color="auto"/>
        <w:left w:val="none" w:sz="0" w:space="0" w:color="auto"/>
        <w:bottom w:val="none" w:sz="0" w:space="0" w:color="auto"/>
        <w:right w:val="none" w:sz="0" w:space="0" w:color="auto"/>
      </w:divBdr>
    </w:div>
    <w:div w:id="1421681635">
      <w:marLeft w:val="0"/>
      <w:marRight w:val="0"/>
      <w:marTop w:val="0"/>
      <w:marBottom w:val="0"/>
      <w:divBdr>
        <w:top w:val="none" w:sz="0" w:space="0" w:color="auto"/>
        <w:left w:val="none" w:sz="0" w:space="0" w:color="auto"/>
        <w:bottom w:val="none" w:sz="0" w:space="0" w:color="auto"/>
        <w:right w:val="none" w:sz="0" w:space="0" w:color="auto"/>
      </w:divBdr>
    </w:div>
    <w:div w:id="1421681637">
      <w:marLeft w:val="0"/>
      <w:marRight w:val="0"/>
      <w:marTop w:val="0"/>
      <w:marBottom w:val="0"/>
      <w:divBdr>
        <w:top w:val="none" w:sz="0" w:space="0" w:color="auto"/>
        <w:left w:val="none" w:sz="0" w:space="0" w:color="auto"/>
        <w:bottom w:val="none" w:sz="0" w:space="0" w:color="auto"/>
        <w:right w:val="none" w:sz="0" w:space="0" w:color="auto"/>
      </w:divBdr>
    </w:div>
    <w:div w:id="1421681638">
      <w:marLeft w:val="0"/>
      <w:marRight w:val="0"/>
      <w:marTop w:val="0"/>
      <w:marBottom w:val="0"/>
      <w:divBdr>
        <w:top w:val="none" w:sz="0" w:space="0" w:color="auto"/>
        <w:left w:val="none" w:sz="0" w:space="0" w:color="auto"/>
        <w:bottom w:val="none" w:sz="0" w:space="0" w:color="auto"/>
        <w:right w:val="none" w:sz="0" w:space="0" w:color="auto"/>
      </w:divBdr>
    </w:div>
    <w:div w:id="1421681640">
      <w:marLeft w:val="0"/>
      <w:marRight w:val="0"/>
      <w:marTop w:val="0"/>
      <w:marBottom w:val="0"/>
      <w:divBdr>
        <w:top w:val="none" w:sz="0" w:space="0" w:color="auto"/>
        <w:left w:val="none" w:sz="0" w:space="0" w:color="auto"/>
        <w:bottom w:val="none" w:sz="0" w:space="0" w:color="auto"/>
        <w:right w:val="none" w:sz="0" w:space="0" w:color="auto"/>
      </w:divBdr>
    </w:div>
    <w:div w:id="1421681641">
      <w:marLeft w:val="0"/>
      <w:marRight w:val="0"/>
      <w:marTop w:val="0"/>
      <w:marBottom w:val="0"/>
      <w:divBdr>
        <w:top w:val="none" w:sz="0" w:space="0" w:color="auto"/>
        <w:left w:val="none" w:sz="0" w:space="0" w:color="auto"/>
        <w:bottom w:val="none" w:sz="0" w:space="0" w:color="auto"/>
        <w:right w:val="none" w:sz="0" w:space="0" w:color="auto"/>
      </w:divBdr>
    </w:div>
    <w:div w:id="1421681643">
      <w:marLeft w:val="0"/>
      <w:marRight w:val="0"/>
      <w:marTop w:val="0"/>
      <w:marBottom w:val="0"/>
      <w:divBdr>
        <w:top w:val="none" w:sz="0" w:space="0" w:color="auto"/>
        <w:left w:val="none" w:sz="0" w:space="0" w:color="auto"/>
        <w:bottom w:val="none" w:sz="0" w:space="0" w:color="auto"/>
        <w:right w:val="none" w:sz="0" w:space="0" w:color="auto"/>
      </w:divBdr>
      <w:divsChild>
        <w:div w:id="1421681465">
          <w:marLeft w:val="0"/>
          <w:marRight w:val="0"/>
          <w:marTop w:val="72"/>
          <w:marBottom w:val="0"/>
          <w:divBdr>
            <w:top w:val="none" w:sz="0" w:space="0" w:color="auto"/>
            <w:left w:val="none" w:sz="0" w:space="0" w:color="auto"/>
            <w:bottom w:val="none" w:sz="0" w:space="0" w:color="auto"/>
            <w:right w:val="none" w:sz="0" w:space="0" w:color="auto"/>
          </w:divBdr>
        </w:div>
        <w:div w:id="1421681607">
          <w:marLeft w:val="0"/>
          <w:marRight w:val="0"/>
          <w:marTop w:val="72"/>
          <w:marBottom w:val="0"/>
          <w:divBdr>
            <w:top w:val="none" w:sz="0" w:space="0" w:color="auto"/>
            <w:left w:val="none" w:sz="0" w:space="0" w:color="auto"/>
            <w:bottom w:val="none" w:sz="0" w:space="0" w:color="auto"/>
            <w:right w:val="none" w:sz="0" w:space="0" w:color="auto"/>
          </w:divBdr>
        </w:div>
        <w:div w:id="1421681617">
          <w:marLeft w:val="0"/>
          <w:marRight w:val="0"/>
          <w:marTop w:val="72"/>
          <w:marBottom w:val="0"/>
          <w:divBdr>
            <w:top w:val="none" w:sz="0" w:space="0" w:color="auto"/>
            <w:left w:val="none" w:sz="0" w:space="0" w:color="auto"/>
            <w:bottom w:val="none" w:sz="0" w:space="0" w:color="auto"/>
            <w:right w:val="none" w:sz="0" w:space="0" w:color="auto"/>
          </w:divBdr>
        </w:div>
        <w:div w:id="1421681626">
          <w:marLeft w:val="0"/>
          <w:marRight w:val="0"/>
          <w:marTop w:val="72"/>
          <w:marBottom w:val="0"/>
          <w:divBdr>
            <w:top w:val="none" w:sz="0" w:space="0" w:color="auto"/>
            <w:left w:val="none" w:sz="0" w:space="0" w:color="auto"/>
            <w:bottom w:val="none" w:sz="0" w:space="0" w:color="auto"/>
            <w:right w:val="none" w:sz="0" w:space="0" w:color="auto"/>
          </w:divBdr>
        </w:div>
        <w:div w:id="1421681685">
          <w:marLeft w:val="0"/>
          <w:marRight w:val="0"/>
          <w:marTop w:val="72"/>
          <w:marBottom w:val="0"/>
          <w:divBdr>
            <w:top w:val="none" w:sz="0" w:space="0" w:color="auto"/>
            <w:left w:val="none" w:sz="0" w:space="0" w:color="auto"/>
            <w:bottom w:val="none" w:sz="0" w:space="0" w:color="auto"/>
            <w:right w:val="none" w:sz="0" w:space="0" w:color="auto"/>
          </w:divBdr>
        </w:div>
        <w:div w:id="1421681718">
          <w:marLeft w:val="0"/>
          <w:marRight w:val="0"/>
          <w:marTop w:val="72"/>
          <w:marBottom w:val="0"/>
          <w:divBdr>
            <w:top w:val="none" w:sz="0" w:space="0" w:color="auto"/>
            <w:left w:val="none" w:sz="0" w:space="0" w:color="auto"/>
            <w:bottom w:val="none" w:sz="0" w:space="0" w:color="auto"/>
            <w:right w:val="none" w:sz="0" w:space="0" w:color="auto"/>
          </w:divBdr>
        </w:div>
        <w:div w:id="1421681738">
          <w:marLeft w:val="0"/>
          <w:marRight w:val="0"/>
          <w:marTop w:val="72"/>
          <w:marBottom w:val="0"/>
          <w:divBdr>
            <w:top w:val="none" w:sz="0" w:space="0" w:color="auto"/>
            <w:left w:val="none" w:sz="0" w:space="0" w:color="auto"/>
            <w:bottom w:val="none" w:sz="0" w:space="0" w:color="auto"/>
            <w:right w:val="none" w:sz="0" w:space="0" w:color="auto"/>
          </w:divBdr>
        </w:div>
        <w:div w:id="1421681755">
          <w:marLeft w:val="0"/>
          <w:marRight w:val="0"/>
          <w:marTop w:val="72"/>
          <w:marBottom w:val="0"/>
          <w:divBdr>
            <w:top w:val="none" w:sz="0" w:space="0" w:color="auto"/>
            <w:left w:val="none" w:sz="0" w:space="0" w:color="auto"/>
            <w:bottom w:val="none" w:sz="0" w:space="0" w:color="auto"/>
            <w:right w:val="none" w:sz="0" w:space="0" w:color="auto"/>
          </w:divBdr>
        </w:div>
        <w:div w:id="1421681763">
          <w:marLeft w:val="0"/>
          <w:marRight w:val="0"/>
          <w:marTop w:val="72"/>
          <w:marBottom w:val="0"/>
          <w:divBdr>
            <w:top w:val="none" w:sz="0" w:space="0" w:color="auto"/>
            <w:left w:val="none" w:sz="0" w:space="0" w:color="auto"/>
            <w:bottom w:val="none" w:sz="0" w:space="0" w:color="auto"/>
            <w:right w:val="none" w:sz="0" w:space="0" w:color="auto"/>
          </w:divBdr>
        </w:div>
        <w:div w:id="1421681798">
          <w:marLeft w:val="0"/>
          <w:marRight w:val="0"/>
          <w:marTop w:val="72"/>
          <w:marBottom w:val="0"/>
          <w:divBdr>
            <w:top w:val="none" w:sz="0" w:space="0" w:color="auto"/>
            <w:left w:val="none" w:sz="0" w:space="0" w:color="auto"/>
            <w:bottom w:val="none" w:sz="0" w:space="0" w:color="auto"/>
            <w:right w:val="none" w:sz="0" w:space="0" w:color="auto"/>
          </w:divBdr>
        </w:div>
      </w:divsChild>
    </w:div>
    <w:div w:id="1421681649">
      <w:marLeft w:val="0"/>
      <w:marRight w:val="0"/>
      <w:marTop w:val="0"/>
      <w:marBottom w:val="0"/>
      <w:divBdr>
        <w:top w:val="none" w:sz="0" w:space="0" w:color="auto"/>
        <w:left w:val="none" w:sz="0" w:space="0" w:color="auto"/>
        <w:bottom w:val="none" w:sz="0" w:space="0" w:color="auto"/>
        <w:right w:val="none" w:sz="0" w:space="0" w:color="auto"/>
      </w:divBdr>
    </w:div>
    <w:div w:id="1421681652">
      <w:marLeft w:val="0"/>
      <w:marRight w:val="0"/>
      <w:marTop w:val="0"/>
      <w:marBottom w:val="0"/>
      <w:divBdr>
        <w:top w:val="none" w:sz="0" w:space="0" w:color="auto"/>
        <w:left w:val="none" w:sz="0" w:space="0" w:color="auto"/>
        <w:bottom w:val="none" w:sz="0" w:space="0" w:color="auto"/>
        <w:right w:val="none" w:sz="0" w:space="0" w:color="auto"/>
      </w:divBdr>
    </w:div>
    <w:div w:id="1421681655">
      <w:marLeft w:val="0"/>
      <w:marRight w:val="0"/>
      <w:marTop w:val="0"/>
      <w:marBottom w:val="0"/>
      <w:divBdr>
        <w:top w:val="none" w:sz="0" w:space="0" w:color="auto"/>
        <w:left w:val="none" w:sz="0" w:space="0" w:color="auto"/>
        <w:bottom w:val="none" w:sz="0" w:space="0" w:color="auto"/>
        <w:right w:val="none" w:sz="0" w:space="0" w:color="auto"/>
      </w:divBdr>
    </w:div>
    <w:div w:id="1421681657">
      <w:marLeft w:val="0"/>
      <w:marRight w:val="0"/>
      <w:marTop w:val="0"/>
      <w:marBottom w:val="0"/>
      <w:divBdr>
        <w:top w:val="none" w:sz="0" w:space="0" w:color="auto"/>
        <w:left w:val="none" w:sz="0" w:space="0" w:color="auto"/>
        <w:bottom w:val="none" w:sz="0" w:space="0" w:color="auto"/>
        <w:right w:val="none" w:sz="0" w:space="0" w:color="auto"/>
      </w:divBdr>
    </w:div>
    <w:div w:id="1421681659">
      <w:marLeft w:val="0"/>
      <w:marRight w:val="0"/>
      <w:marTop w:val="0"/>
      <w:marBottom w:val="0"/>
      <w:divBdr>
        <w:top w:val="none" w:sz="0" w:space="0" w:color="auto"/>
        <w:left w:val="none" w:sz="0" w:space="0" w:color="auto"/>
        <w:bottom w:val="none" w:sz="0" w:space="0" w:color="auto"/>
        <w:right w:val="none" w:sz="0" w:space="0" w:color="auto"/>
      </w:divBdr>
    </w:div>
    <w:div w:id="1421681661">
      <w:marLeft w:val="0"/>
      <w:marRight w:val="0"/>
      <w:marTop w:val="0"/>
      <w:marBottom w:val="0"/>
      <w:divBdr>
        <w:top w:val="none" w:sz="0" w:space="0" w:color="auto"/>
        <w:left w:val="none" w:sz="0" w:space="0" w:color="auto"/>
        <w:bottom w:val="none" w:sz="0" w:space="0" w:color="auto"/>
        <w:right w:val="none" w:sz="0" w:space="0" w:color="auto"/>
      </w:divBdr>
      <w:divsChild>
        <w:div w:id="1421681557">
          <w:marLeft w:val="547"/>
          <w:marRight w:val="0"/>
          <w:marTop w:val="115"/>
          <w:marBottom w:val="0"/>
          <w:divBdr>
            <w:top w:val="none" w:sz="0" w:space="0" w:color="auto"/>
            <w:left w:val="none" w:sz="0" w:space="0" w:color="auto"/>
            <w:bottom w:val="none" w:sz="0" w:space="0" w:color="auto"/>
            <w:right w:val="none" w:sz="0" w:space="0" w:color="auto"/>
          </w:divBdr>
        </w:div>
        <w:div w:id="1421681579">
          <w:marLeft w:val="547"/>
          <w:marRight w:val="0"/>
          <w:marTop w:val="115"/>
          <w:marBottom w:val="0"/>
          <w:divBdr>
            <w:top w:val="none" w:sz="0" w:space="0" w:color="auto"/>
            <w:left w:val="none" w:sz="0" w:space="0" w:color="auto"/>
            <w:bottom w:val="none" w:sz="0" w:space="0" w:color="auto"/>
            <w:right w:val="none" w:sz="0" w:space="0" w:color="auto"/>
          </w:divBdr>
        </w:div>
        <w:div w:id="1421681589">
          <w:marLeft w:val="547"/>
          <w:marRight w:val="0"/>
          <w:marTop w:val="115"/>
          <w:marBottom w:val="0"/>
          <w:divBdr>
            <w:top w:val="none" w:sz="0" w:space="0" w:color="auto"/>
            <w:left w:val="none" w:sz="0" w:space="0" w:color="auto"/>
            <w:bottom w:val="none" w:sz="0" w:space="0" w:color="auto"/>
            <w:right w:val="none" w:sz="0" w:space="0" w:color="auto"/>
          </w:divBdr>
        </w:div>
        <w:div w:id="1421681757">
          <w:marLeft w:val="547"/>
          <w:marRight w:val="0"/>
          <w:marTop w:val="115"/>
          <w:marBottom w:val="0"/>
          <w:divBdr>
            <w:top w:val="none" w:sz="0" w:space="0" w:color="auto"/>
            <w:left w:val="none" w:sz="0" w:space="0" w:color="auto"/>
            <w:bottom w:val="none" w:sz="0" w:space="0" w:color="auto"/>
            <w:right w:val="none" w:sz="0" w:space="0" w:color="auto"/>
          </w:divBdr>
        </w:div>
      </w:divsChild>
    </w:div>
    <w:div w:id="1421681662">
      <w:marLeft w:val="0"/>
      <w:marRight w:val="0"/>
      <w:marTop w:val="0"/>
      <w:marBottom w:val="0"/>
      <w:divBdr>
        <w:top w:val="none" w:sz="0" w:space="0" w:color="auto"/>
        <w:left w:val="none" w:sz="0" w:space="0" w:color="auto"/>
        <w:bottom w:val="none" w:sz="0" w:space="0" w:color="auto"/>
        <w:right w:val="none" w:sz="0" w:space="0" w:color="auto"/>
      </w:divBdr>
    </w:div>
    <w:div w:id="1421681663">
      <w:marLeft w:val="0"/>
      <w:marRight w:val="0"/>
      <w:marTop w:val="0"/>
      <w:marBottom w:val="0"/>
      <w:divBdr>
        <w:top w:val="none" w:sz="0" w:space="0" w:color="auto"/>
        <w:left w:val="none" w:sz="0" w:space="0" w:color="auto"/>
        <w:bottom w:val="none" w:sz="0" w:space="0" w:color="auto"/>
        <w:right w:val="none" w:sz="0" w:space="0" w:color="auto"/>
      </w:divBdr>
    </w:div>
    <w:div w:id="1421681664">
      <w:marLeft w:val="0"/>
      <w:marRight w:val="0"/>
      <w:marTop w:val="0"/>
      <w:marBottom w:val="0"/>
      <w:divBdr>
        <w:top w:val="none" w:sz="0" w:space="0" w:color="auto"/>
        <w:left w:val="none" w:sz="0" w:space="0" w:color="auto"/>
        <w:bottom w:val="none" w:sz="0" w:space="0" w:color="auto"/>
        <w:right w:val="none" w:sz="0" w:space="0" w:color="auto"/>
      </w:divBdr>
    </w:div>
    <w:div w:id="1421681665">
      <w:marLeft w:val="0"/>
      <w:marRight w:val="0"/>
      <w:marTop w:val="0"/>
      <w:marBottom w:val="0"/>
      <w:divBdr>
        <w:top w:val="none" w:sz="0" w:space="0" w:color="auto"/>
        <w:left w:val="none" w:sz="0" w:space="0" w:color="auto"/>
        <w:bottom w:val="none" w:sz="0" w:space="0" w:color="auto"/>
        <w:right w:val="none" w:sz="0" w:space="0" w:color="auto"/>
      </w:divBdr>
    </w:div>
    <w:div w:id="1421681669">
      <w:marLeft w:val="0"/>
      <w:marRight w:val="0"/>
      <w:marTop w:val="0"/>
      <w:marBottom w:val="0"/>
      <w:divBdr>
        <w:top w:val="none" w:sz="0" w:space="0" w:color="auto"/>
        <w:left w:val="none" w:sz="0" w:space="0" w:color="auto"/>
        <w:bottom w:val="none" w:sz="0" w:space="0" w:color="auto"/>
        <w:right w:val="none" w:sz="0" w:space="0" w:color="auto"/>
      </w:divBdr>
    </w:div>
    <w:div w:id="1421681670">
      <w:marLeft w:val="0"/>
      <w:marRight w:val="0"/>
      <w:marTop w:val="0"/>
      <w:marBottom w:val="0"/>
      <w:divBdr>
        <w:top w:val="none" w:sz="0" w:space="0" w:color="auto"/>
        <w:left w:val="none" w:sz="0" w:space="0" w:color="auto"/>
        <w:bottom w:val="none" w:sz="0" w:space="0" w:color="auto"/>
        <w:right w:val="none" w:sz="0" w:space="0" w:color="auto"/>
      </w:divBdr>
    </w:div>
    <w:div w:id="1421681672">
      <w:marLeft w:val="0"/>
      <w:marRight w:val="0"/>
      <w:marTop w:val="0"/>
      <w:marBottom w:val="0"/>
      <w:divBdr>
        <w:top w:val="none" w:sz="0" w:space="0" w:color="auto"/>
        <w:left w:val="none" w:sz="0" w:space="0" w:color="auto"/>
        <w:bottom w:val="none" w:sz="0" w:space="0" w:color="auto"/>
        <w:right w:val="none" w:sz="0" w:space="0" w:color="auto"/>
      </w:divBdr>
    </w:div>
    <w:div w:id="1421681674">
      <w:marLeft w:val="0"/>
      <w:marRight w:val="0"/>
      <w:marTop w:val="0"/>
      <w:marBottom w:val="0"/>
      <w:divBdr>
        <w:top w:val="none" w:sz="0" w:space="0" w:color="auto"/>
        <w:left w:val="none" w:sz="0" w:space="0" w:color="auto"/>
        <w:bottom w:val="none" w:sz="0" w:space="0" w:color="auto"/>
        <w:right w:val="none" w:sz="0" w:space="0" w:color="auto"/>
      </w:divBdr>
      <w:divsChild>
        <w:div w:id="1421681471">
          <w:marLeft w:val="0"/>
          <w:marRight w:val="0"/>
          <w:marTop w:val="60"/>
          <w:marBottom w:val="60"/>
          <w:divBdr>
            <w:top w:val="none" w:sz="0" w:space="0" w:color="auto"/>
            <w:left w:val="none" w:sz="0" w:space="0" w:color="auto"/>
            <w:bottom w:val="none" w:sz="0" w:space="0" w:color="auto"/>
            <w:right w:val="none" w:sz="0" w:space="0" w:color="auto"/>
          </w:divBdr>
        </w:div>
        <w:div w:id="1421681544">
          <w:marLeft w:val="0"/>
          <w:marRight w:val="0"/>
          <w:marTop w:val="60"/>
          <w:marBottom w:val="60"/>
          <w:divBdr>
            <w:top w:val="none" w:sz="0" w:space="0" w:color="auto"/>
            <w:left w:val="none" w:sz="0" w:space="0" w:color="auto"/>
            <w:bottom w:val="none" w:sz="0" w:space="0" w:color="auto"/>
            <w:right w:val="none" w:sz="0" w:space="0" w:color="auto"/>
          </w:divBdr>
        </w:div>
        <w:div w:id="1421681546">
          <w:marLeft w:val="0"/>
          <w:marRight w:val="0"/>
          <w:marTop w:val="60"/>
          <w:marBottom w:val="60"/>
          <w:divBdr>
            <w:top w:val="none" w:sz="0" w:space="0" w:color="auto"/>
            <w:left w:val="none" w:sz="0" w:space="0" w:color="auto"/>
            <w:bottom w:val="none" w:sz="0" w:space="0" w:color="auto"/>
            <w:right w:val="none" w:sz="0" w:space="0" w:color="auto"/>
          </w:divBdr>
        </w:div>
        <w:div w:id="1421681587">
          <w:marLeft w:val="0"/>
          <w:marRight w:val="0"/>
          <w:marTop w:val="60"/>
          <w:marBottom w:val="60"/>
          <w:divBdr>
            <w:top w:val="none" w:sz="0" w:space="0" w:color="auto"/>
            <w:left w:val="none" w:sz="0" w:space="0" w:color="auto"/>
            <w:bottom w:val="none" w:sz="0" w:space="0" w:color="auto"/>
            <w:right w:val="none" w:sz="0" w:space="0" w:color="auto"/>
          </w:divBdr>
        </w:div>
        <w:div w:id="1421681645">
          <w:marLeft w:val="0"/>
          <w:marRight w:val="0"/>
          <w:marTop w:val="60"/>
          <w:marBottom w:val="60"/>
          <w:divBdr>
            <w:top w:val="none" w:sz="0" w:space="0" w:color="auto"/>
            <w:left w:val="none" w:sz="0" w:space="0" w:color="auto"/>
            <w:bottom w:val="none" w:sz="0" w:space="0" w:color="auto"/>
            <w:right w:val="none" w:sz="0" w:space="0" w:color="auto"/>
          </w:divBdr>
        </w:div>
        <w:div w:id="1421681707">
          <w:marLeft w:val="0"/>
          <w:marRight w:val="0"/>
          <w:marTop w:val="60"/>
          <w:marBottom w:val="60"/>
          <w:divBdr>
            <w:top w:val="none" w:sz="0" w:space="0" w:color="auto"/>
            <w:left w:val="none" w:sz="0" w:space="0" w:color="auto"/>
            <w:bottom w:val="none" w:sz="0" w:space="0" w:color="auto"/>
            <w:right w:val="none" w:sz="0" w:space="0" w:color="auto"/>
          </w:divBdr>
        </w:div>
        <w:div w:id="1421681783">
          <w:marLeft w:val="0"/>
          <w:marRight w:val="0"/>
          <w:marTop w:val="60"/>
          <w:marBottom w:val="60"/>
          <w:divBdr>
            <w:top w:val="none" w:sz="0" w:space="0" w:color="auto"/>
            <w:left w:val="none" w:sz="0" w:space="0" w:color="auto"/>
            <w:bottom w:val="none" w:sz="0" w:space="0" w:color="auto"/>
            <w:right w:val="none" w:sz="0" w:space="0" w:color="auto"/>
          </w:divBdr>
        </w:div>
        <w:div w:id="1421681829">
          <w:marLeft w:val="0"/>
          <w:marRight w:val="0"/>
          <w:marTop w:val="60"/>
          <w:marBottom w:val="60"/>
          <w:divBdr>
            <w:top w:val="none" w:sz="0" w:space="0" w:color="auto"/>
            <w:left w:val="none" w:sz="0" w:space="0" w:color="auto"/>
            <w:bottom w:val="none" w:sz="0" w:space="0" w:color="auto"/>
            <w:right w:val="none" w:sz="0" w:space="0" w:color="auto"/>
          </w:divBdr>
        </w:div>
      </w:divsChild>
    </w:div>
    <w:div w:id="1421681675">
      <w:marLeft w:val="0"/>
      <w:marRight w:val="0"/>
      <w:marTop w:val="0"/>
      <w:marBottom w:val="0"/>
      <w:divBdr>
        <w:top w:val="none" w:sz="0" w:space="0" w:color="auto"/>
        <w:left w:val="none" w:sz="0" w:space="0" w:color="auto"/>
        <w:bottom w:val="none" w:sz="0" w:space="0" w:color="auto"/>
        <w:right w:val="none" w:sz="0" w:space="0" w:color="auto"/>
      </w:divBdr>
    </w:div>
    <w:div w:id="1421681677">
      <w:marLeft w:val="0"/>
      <w:marRight w:val="0"/>
      <w:marTop w:val="0"/>
      <w:marBottom w:val="0"/>
      <w:divBdr>
        <w:top w:val="none" w:sz="0" w:space="0" w:color="auto"/>
        <w:left w:val="none" w:sz="0" w:space="0" w:color="auto"/>
        <w:bottom w:val="none" w:sz="0" w:space="0" w:color="auto"/>
        <w:right w:val="none" w:sz="0" w:space="0" w:color="auto"/>
      </w:divBdr>
      <w:divsChild>
        <w:div w:id="1421681497">
          <w:marLeft w:val="0"/>
          <w:marRight w:val="0"/>
          <w:marTop w:val="60"/>
          <w:marBottom w:val="60"/>
          <w:divBdr>
            <w:top w:val="none" w:sz="0" w:space="0" w:color="auto"/>
            <w:left w:val="none" w:sz="0" w:space="0" w:color="auto"/>
            <w:bottom w:val="none" w:sz="0" w:space="0" w:color="auto"/>
            <w:right w:val="none" w:sz="0" w:space="0" w:color="auto"/>
          </w:divBdr>
        </w:div>
        <w:div w:id="1421681567">
          <w:marLeft w:val="0"/>
          <w:marRight w:val="0"/>
          <w:marTop w:val="60"/>
          <w:marBottom w:val="60"/>
          <w:divBdr>
            <w:top w:val="none" w:sz="0" w:space="0" w:color="auto"/>
            <w:left w:val="none" w:sz="0" w:space="0" w:color="auto"/>
            <w:bottom w:val="none" w:sz="0" w:space="0" w:color="auto"/>
            <w:right w:val="none" w:sz="0" w:space="0" w:color="auto"/>
          </w:divBdr>
        </w:div>
        <w:div w:id="1421681584">
          <w:marLeft w:val="0"/>
          <w:marRight w:val="0"/>
          <w:marTop w:val="60"/>
          <w:marBottom w:val="60"/>
          <w:divBdr>
            <w:top w:val="none" w:sz="0" w:space="0" w:color="auto"/>
            <w:left w:val="none" w:sz="0" w:space="0" w:color="auto"/>
            <w:bottom w:val="none" w:sz="0" w:space="0" w:color="auto"/>
            <w:right w:val="none" w:sz="0" w:space="0" w:color="auto"/>
          </w:divBdr>
        </w:div>
        <w:div w:id="1421681639">
          <w:marLeft w:val="0"/>
          <w:marRight w:val="0"/>
          <w:marTop w:val="60"/>
          <w:marBottom w:val="60"/>
          <w:divBdr>
            <w:top w:val="none" w:sz="0" w:space="0" w:color="auto"/>
            <w:left w:val="none" w:sz="0" w:space="0" w:color="auto"/>
            <w:bottom w:val="none" w:sz="0" w:space="0" w:color="auto"/>
            <w:right w:val="none" w:sz="0" w:space="0" w:color="auto"/>
          </w:divBdr>
        </w:div>
        <w:div w:id="1421681700">
          <w:marLeft w:val="0"/>
          <w:marRight w:val="0"/>
          <w:marTop w:val="60"/>
          <w:marBottom w:val="60"/>
          <w:divBdr>
            <w:top w:val="none" w:sz="0" w:space="0" w:color="auto"/>
            <w:left w:val="none" w:sz="0" w:space="0" w:color="auto"/>
            <w:bottom w:val="none" w:sz="0" w:space="0" w:color="auto"/>
            <w:right w:val="none" w:sz="0" w:space="0" w:color="auto"/>
          </w:divBdr>
        </w:div>
        <w:div w:id="1421681761">
          <w:marLeft w:val="0"/>
          <w:marRight w:val="0"/>
          <w:marTop w:val="60"/>
          <w:marBottom w:val="60"/>
          <w:divBdr>
            <w:top w:val="none" w:sz="0" w:space="0" w:color="auto"/>
            <w:left w:val="none" w:sz="0" w:space="0" w:color="auto"/>
            <w:bottom w:val="none" w:sz="0" w:space="0" w:color="auto"/>
            <w:right w:val="none" w:sz="0" w:space="0" w:color="auto"/>
          </w:divBdr>
        </w:div>
      </w:divsChild>
    </w:div>
    <w:div w:id="1421681679">
      <w:marLeft w:val="0"/>
      <w:marRight w:val="0"/>
      <w:marTop w:val="0"/>
      <w:marBottom w:val="0"/>
      <w:divBdr>
        <w:top w:val="none" w:sz="0" w:space="0" w:color="auto"/>
        <w:left w:val="none" w:sz="0" w:space="0" w:color="auto"/>
        <w:bottom w:val="none" w:sz="0" w:space="0" w:color="auto"/>
        <w:right w:val="none" w:sz="0" w:space="0" w:color="auto"/>
      </w:divBdr>
    </w:div>
    <w:div w:id="1421681682">
      <w:marLeft w:val="0"/>
      <w:marRight w:val="0"/>
      <w:marTop w:val="0"/>
      <w:marBottom w:val="0"/>
      <w:divBdr>
        <w:top w:val="none" w:sz="0" w:space="0" w:color="auto"/>
        <w:left w:val="none" w:sz="0" w:space="0" w:color="auto"/>
        <w:bottom w:val="none" w:sz="0" w:space="0" w:color="auto"/>
        <w:right w:val="none" w:sz="0" w:space="0" w:color="auto"/>
      </w:divBdr>
    </w:div>
    <w:div w:id="1421681686">
      <w:marLeft w:val="0"/>
      <w:marRight w:val="0"/>
      <w:marTop w:val="0"/>
      <w:marBottom w:val="0"/>
      <w:divBdr>
        <w:top w:val="none" w:sz="0" w:space="0" w:color="auto"/>
        <w:left w:val="none" w:sz="0" w:space="0" w:color="auto"/>
        <w:bottom w:val="none" w:sz="0" w:space="0" w:color="auto"/>
        <w:right w:val="none" w:sz="0" w:space="0" w:color="auto"/>
      </w:divBdr>
    </w:div>
    <w:div w:id="1421681688">
      <w:marLeft w:val="0"/>
      <w:marRight w:val="0"/>
      <w:marTop w:val="0"/>
      <w:marBottom w:val="0"/>
      <w:divBdr>
        <w:top w:val="none" w:sz="0" w:space="0" w:color="auto"/>
        <w:left w:val="none" w:sz="0" w:space="0" w:color="auto"/>
        <w:bottom w:val="none" w:sz="0" w:space="0" w:color="auto"/>
        <w:right w:val="none" w:sz="0" w:space="0" w:color="auto"/>
      </w:divBdr>
    </w:div>
    <w:div w:id="1421681689">
      <w:marLeft w:val="0"/>
      <w:marRight w:val="0"/>
      <w:marTop w:val="0"/>
      <w:marBottom w:val="0"/>
      <w:divBdr>
        <w:top w:val="none" w:sz="0" w:space="0" w:color="auto"/>
        <w:left w:val="none" w:sz="0" w:space="0" w:color="auto"/>
        <w:bottom w:val="none" w:sz="0" w:space="0" w:color="auto"/>
        <w:right w:val="none" w:sz="0" w:space="0" w:color="auto"/>
      </w:divBdr>
      <w:divsChild>
        <w:div w:id="1421681469">
          <w:marLeft w:val="0"/>
          <w:marRight w:val="0"/>
          <w:marTop w:val="86"/>
          <w:marBottom w:val="0"/>
          <w:divBdr>
            <w:top w:val="none" w:sz="0" w:space="0" w:color="auto"/>
            <w:left w:val="none" w:sz="0" w:space="0" w:color="auto"/>
            <w:bottom w:val="none" w:sz="0" w:space="0" w:color="auto"/>
            <w:right w:val="none" w:sz="0" w:space="0" w:color="auto"/>
          </w:divBdr>
        </w:div>
        <w:div w:id="1421681530">
          <w:marLeft w:val="0"/>
          <w:marRight w:val="0"/>
          <w:marTop w:val="86"/>
          <w:marBottom w:val="0"/>
          <w:divBdr>
            <w:top w:val="none" w:sz="0" w:space="0" w:color="auto"/>
            <w:left w:val="none" w:sz="0" w:space="0" w:color="auto"/>
            <w:bottom w:val="none" w:sz="0" w:space="0" w:color="auto"/>
            <w:right w:val="none" w:sz="0" w:space="0" w:color="auto"/>
          </w:divBdr>
        </w:div>
        <w:div w:id="1421681614">
          <w:marLeft w:val="0"/>
          <w:marRight w:val="0"/>
          <w:marTop w:val="86"/>
          <w:marBottom w:val="0"/>
          <w:divBdr>
            <w:top w:val="none" w:sz="0" w:space="0" w:color="auto"/>
            <w:left w:val="none" w:sz="0" w:space="0" w:color="auto"/>
            <w:bottom w:val="none" w:sz="0" w:space="0" w:color="auto"/>
            <w:right w:val="none" w:sz="0" w:space="0" w:color="auto"/>
          </w:divBdr>
        </w:div>
        <w:div w:id="1421681723">
          <w:marLeft w:val="0"/>
          <w:marRight w:val="0"/>
          <w:marTop w:val="86"/>
          <w:marBottom w:val="0"/>
          <w:divBdr>
            <w:top w:val="none" w:sz="0" w:space="0" w:color="auto"/>
            <w:left w:val="none" w:sz="0" w:space="0" w:color="auto"/>
            <w:bottom w:val="none" w:sz="0" w:space="0" w:color="auto"/>
            <w:right w:val="none" w:sz="0" w:space="0" w:color="auto"/>
          </w:divBdr>
        </w:div>
        <w:div w:id="1421681728">
          <w:marLeft w:val="0"/>
          <w:marRight w:val="0"/>
          <w:marTop w:val="86"/>
          <w:marBottom w:val="0"/>
          <w:divBdr>
            <w:top w:val="none" w:sz="0" w:space="0" w:color="auto"/>
            <w:left w:val="none" w:sz="0" w:space="0" w:color="auto"/>
            <w:bottom w:val="none" w:sz="0" w:space="0" w:color="auto"/>
            <w:right w:val="none" w:sz="0" w:space="0" w:color="auto"/>
          </w:divBdr>
        </w:div>
        <w:div w:id="1421681740">
          <w:marLeft w:val="0"/>
          <w:marRight w:val="0"/>
          <w:marTop w:val="86"/>
          <w:marBottom w:val="0"/>
          <w:divBdr>
            <w:top w:val="none" w:sz="0" w:space="0" w:color="auto"/>
            <w:left w:val="none" w:sz="0" w:space="0" w:color="auto"/>
            <w:bottom w:val="none" w:sz="0" w:space="0" w:color="auto"/>
            <w:right w:val="none" w:sz="0" w:space="0" w:color="auto"/>
          </w:divBdr>
        </w:div>
      </w:divsChild>
    </w:div>
    <w:div w:id="1421681690">
      <w:marLeft w:val="0"/>
      <w:marRight w:val="0"/>
      <w:marTop w:val="0"/>
      <w:marBottom w:val="0"/>
      <w:divBdr>
        <w:top w:val="none" w:sz="0" w:space="0" w:color="auto"/>
        <w:left w:val="none" w:sz="0" w:space="0" w:color="auto"/>
        <w:bottom w:val="none" w:sz="0" w:space="0" w:color="auto"/>
        <w:right w:val="none" w:sz="0" w:space="0" w:color="auto"/>
      </w:divBdr>
    </w:div>
    <w:div w:id="1421681693">
      <w:marLeft w:val="0"/>
      <w:marRight w:val="0"/>
      <w:marTop w:val="0"/>
      <w:marBottom w:val="0"/>
      <w:divBdr>
        <w:top w:val="none" w:sz="0" w:space="0" w:color="auto"/>
        <w:left w:val="none" w:sz="0" w:space="0" w:color="auto"/>
        <w:bottom w:val="none" w:sz="0" w:space="0" w:color="auto"/>
        <w:right w:val="none" w:sz="0" w:space="0" w:color="auto"/>
      </w:divBdr>
    </w:div>
    <w:div w:id="1421681694">
      <w:marLeft w:val="0"/>
      <w:marRight w:val="0"/>
      <w:marTop w:val="0"/>
      <w:marBottom w:val="0"/>
      <w:divBdr>
        <w:top w:val="none" w:sz="0" w:space="0" w:color="auto"/>
        <w:left w:val="none" w:sz="0" w:space="0" w:color="auto"/>
        <w:bottom w:val="none" w:sz="0" w:space="0" w:color="auto"/>
        <w:right w:val="none" w:sz="0" w:space="0" w:color="auto"/>
      </w:divBdr>
    </w:div>
    <w:div w:id="1421681696">
      <w:marLeft w:val="0"/>
      <w:marRight w:val="0"/>
      <w:marTop w:val="0"/>
      <w:marBottom w:val="0"/>
      <w:divBdr>
        <w:top w:val="none" w:sz="0" w:space="0" w:color="auto"/>
        <w:left w:val="none" w:sz="0" w:space="0" w:color="auto"/>
        <w:bottom w:val="none" w:sz="0" w:space="0" w:color="auto"/>
        <w:right w:val="none" w:sz="0" w:space="0" w:color="auto"/>
      </w:divBdr>
      <w:divsChild>
        <w:div w:id="1421681461">
          <w:marLeft w:val="0"/>
          <w:marRight w:val="0"/>
          <w:marTop w:val="86"/>
          <w:marBottom w:val="0"/>
          <w:divBdr>
            <w:top w:val="none" w:sz="0" w:space="0" w:color="auto"/>
            <w:left w:val="none" w:sz="0" w:space="0" w:color="auto"/>
            <w:bottom w:val="none" w:sz="0" w:space="0" w:color="auto"/>
            <w:right w:val="none" w:sz="0" w:space="0" w:color="auto"/>
          </w:divBdr>
        </w:div>
        <w:div w:id="1421681660">
          <w:marLeft w:val="0"/>
          <w:marRight w:val="0"/>
          <w:marTop w:val="86"/>
          <w:marBottom w:val="0"/>
          <w:divBdr>
            <w:top w:val="none" w:sz="0" w:space="0" w:color="auto"/>
            <w:left w:val="none" w:sz="0" w:space="0" w:color="auto"/>
            <w:bottom w:val="none" w:sz="0" w:space="0" w:color="auto"/>
            <w:right w:val="none" w:sz="0" w:space="0" w:color="auto"/>
          </w:divBdr>
        </w:div>
        <w:div w:id="1421681797">
          <w:marLeft w:val="0"/>
          <w:marRight w:val="0"/>
          <w:marTop w:val="86"/>
          <w:marBottom w:val="0"/>
          <w:divBdr>
            <w:top w:val="none" w:sz="0" w:space="0" w:color="auto"/>
            <w:left w:val="none" w:sz="0" w:space="0" w:color="auto"/>
            <w:bottom w:val="none" w:sz="0" w:space="0" w:color="auto"/>
            <w:right w:val="none" w:sz="0" w:space="0" w:color="auto"/>
          </w:divBdr>
        </w:div>
      </w:divsChild>
    </w:div>
    <w:div w:id="1421681702">
      <w:marLeft w:val="0"/>
      <w:marRight w:val="0"/>
      <w:marTop w:val="0"/>
      <w:marBottom w:val="0"/>
      <w:divBdr>
        <w:top w:val="none" w:sz="0" w:space="0" w:color="auto"/>
        <w:left w:val="none" w:sz="0" w:space="0" w:color="auto"/>
        <w:bottom w:val="none" w:sz="0" w:space="0" w:color="auto"/>
        <w:right w:val="none" w:sz="0" w:space="0" w:color="auto"/>
      </w:divBdr>
    </w:div>
    <w:div w:id="1421681704">
      <w:marLeft w:val="0"/>
      <w:marRight w:val="0"/>
      <w:marTop w:val="0"/>
      <w:marBottom w:val="0"/>
      <w:divBdr>
        <w:top w:val="none" w:sz="0" w:space="0" w:color="auto"/>
        <w:left w:val="none" w:sz="0" w:space="0" w:color="auto"/>
        <w:bottom w:val="none" w:sz="0" w:space="0" w:color="auto"/>
        <w:right w:val="none" w:sz="0" w:space="0" w:color="auto"/>
      </w:divBdr>
      <w:divsChild>
        <w:div w:id="1421681505">
          <w:marLeft w:val="0"/>
          <w:marRight w:val="0"/>
          <w:marTop w:val="60"/>
          <w:marBottom w:val="60"/>
          <w:divBdr>
            <w:top w:val="none" w:sz="0" w:space="0" w:color="auto"/>
            <w:left w:val="none" w:sz="0" w:space="0" w:color="auto"/>
            <w:bottom w:val="none" w:sz="0" w:space="0" w:color="auto"/>
            <w:right w:val="none" w:sz="0" w:space="0" w:color="auto"/>
          </w:divBdr>
        </w:div>
        <w:div w:id="1421681537">
          <w:marLeft w:val="0"/>
          <w:marRight w:val="0"/>
          <w:marTop w:val="60"/>
          <w:marBottom w:val="60"/>
          <w:divBdr>
            <w:top w:val="none" w:sz="0" w:space="0" w:color="auto"/>
            <w:left w:val="none" w:sz="0" w:space="0" w:color="auto"/>
            <w:bottom w:val="none" w:sz="0" w:space="0" w:color="auto"/>
            <w:right w:val="none" w:sz="0" w:space="0" w:color="auto"/>
          </w:divBdr>
        </w:div>
        <w:div w:id="1421681560">
          <w:marLeft w:val="0"/>
          <w:marRight w:val="0"/>
          <w:marTop w:val="60"/>
          <w:marBottom w:val="60"/>
          <w:divBdr>
            <w:top w:val="none" w:sz="0" w:space="0" w:color="auto"/>
            <w:left w:val="none" w:sz="0" w:space="0" w:color="auto"/>
            <w:bottom w:val="none" w:sz="0" w:space="0" w:color="auto"/>
            <w:right w:val="none" w:sz="0" w:space="0" w:color="auto"/>
          </w:divBdr>
        </w:div>
        <w:div w:id="1421681577">
          <w:marLeft w:val="0"/>
          <w:marRight w:val="0"/>
          <w:marTop w:val="60"/>
          <w:marBottom w:val="60"/>
          <w:divBdr>
            <w:top w:val="none" w:sz="0" w:space="0" w:color="auto"/>
            <w:left w:val="none" w:sz="0" w:space="0" w:color="auto"/>
            <w:bottom w:val="none" w:sz="0" w:space="0" w:color="auto"/>
            <w:right w:val="none" w:sz="0" w:space="0" w:color="auto"/>
          </w:divBdr>
        </w:div>
        <w:div w:id="1421681622">
          <w:marLeft w:val="0"/>
          <w:marRight w:val="0"/>
          <w:marTop w:val="60"/>
          <w:marBottom w:val="60"/>
          <w:divBdr>
            <w:top w:val="none" w:sz="0" w:space="0" w:color="auto"/>
            <w:left w:val="none" w:sz="0" w:space="0" w:color="auto"/>
            <w:bottom w:val="none" w:sz="0" w:space="0" w:color="auto"/>
            <w:right w:val="none" w:sz="0" w:space="0" w:color="auto"/>
          </w:divBdr>
        </w:div>
        <w:div w:id="1421681692">
          <w:marLeft w:val="0"/>
          <w:marRight w:val="0"/>
          <w:marTop w:val="60"/>
          <w:marBottom w:val="60"/>
          <w:divBdr>
            <w:top w:val="none" w:sz="0" w:space="0" w:color="auto"/>
            <w:left w:val="none" w:sz="0" w:space="0" w:color="auto"/>
            <w:bottom w:val="none" w:sz="0" w:space="0" w:color="auto"/>
            <w:right w:val="none" w:sz="0" w:space="0" w:color="auto"/>
          </w:divBdr>
        </w:div>
        <w:div w:id="1421681713">
          <w:marLeft w:val="0"/>
          <w:marRight w:val="0"/>
          <w:marTop w:val="60"/>
          <w:marBottom w:val="60"/>
          <w:divBdr>
            <w:top w:val="none" w:sz="0" w:space="0" w:color="auto"/>
            <w:left w:val="none" w:sz="0" w:space="0" w:color="auto"/>
            <w:bottom w:val="none" w:sz="0" w:space="0" w:color="auto"/>
            <w:right w:val="none" w:sz="0" w:space="0" w:color="auto"/>
          </w:divBdr>
        </w:div>
        <w:div w:id="1421681774">
          <w:marLeft w:val="0"/>
          <w:marRight w:val="0"/>
          <w:marTop w:val="60"/>
          <w:marBottom w:val="60"/>
          <w:divBdr>
            <w:top w:val="none" w:sz="0" w:space="0" w:color="auto"/>
            <w:left w:val="none" w:sz="0" w:space="0" w:color="auto"/>
            <w:bottom w:val="none" w:sz="0" w:space="0" w:color="auto"/>
            <w:right w:val="none" w:sz="0" w:space="0" w:color="auto"/>
          </w:divBdr>
        </w:div>
        <w:div w:id="1421681792">
          <w:marLeft w:val="0"/>
          <w:marRight w:val="0"/>
          <w:marTop w:val="60"/>
          <w:marBottom w:val="60"/>
          <w:divBdr>
            <w:top w:val="none" w:sz="0" w:space="0" w:color="auto"/>
            <w:left w:val="none" w:sz="0" w:space="0" w:color="auto"/>
            <w:bottom w:val="none" w:sz="0" w:space="0" w:color="auto"/>
            <w:right w:val="none" w:sz="0" w:space="0" w:color="auto"/>
          </w:divBdr>
        </w:div>
        <w:div w:id="1421681804">
          <w:marLeft w:val="0"/>
          <w:marRight w:val="0"/>
          <w:marTop w:val="60"/>
          <w:marBottom w:val="60"/>
          <w:divBdr>
            <w:top w:val="none" w:sz="0" w:space="0" w:color="auto"/>
            <w:left w:val="none" w:sz="0" w:space="0" w:color="auto"/>
            <w:bottom w:val="none" w:sz="0" w:space="0" w:color="auto"/>
            <w:right w:val="none" w:sz="0" w:space="0" w:color="auto"/>
          </w:divBdr>
        </w:div>
      </w:divsChild>
    </w:div>
    <w:div w:id="1421681705">
      <w:marLeft w:val="0"/>
      <w:marRight w:val="0"/>
      <w:marTop w:val="0"/>
      <w:marBottom w:val="0"/>
      <w:divBdr>
        <w:top w:val="none" w:sz="0" w:space="0" w:color="auto"/>
        <w:left w:val="none" w:sz="0" w:space="0" w:color="auto"/>
        <w:bottom w:val="none" w:sz="0" w:space="0" w:color="auto"/>
        <w:right w:val="none" w:sz="0" w:space="0" w:color="auto"/>
      </w:divBdr>
    </w:div>
    <w:div w:id="1421681706">
      <w:marLeft w:val="0"/>
      <w:marRight w:val="0"/>
      <w:marTop w:val="0"/>
      <w:marBottom w:val="0"/>
      <w:divBdr>
        <w:top w:val="none" w:sz="0" w:space="0" w:color="auto"/>
        <w:left w:val="none" w:sz="0" w:space="0" w:color="auto"/>
        <w:bottom w:val="none" w:sz="0" w:space="0" w:color="auto"/>
        <w:right w:val="none" w:sz="0" w:space="0" w:color="auto"/>
      </w:divBdr>
    </w:div>
    <w:div w:id="1421681708">
      <w:marLeft w:val="0"/>
      <w:marRight w:val="0"/>
      <w:marTop w:val="0"/>
      <w:marBottom w:val="0"/>
      <w:divBdr>
        <w:top w:val="none" w:sz="0" w:space="0" w:color="auto"/>
        <w:left w:val="none" w:sz="0" w:space="0" w:color="auto"/>
        <w:bottom w:val="none" w:sz="0" w:space="0" w:color="auto"/>
        <w:right w:val="none" w:sz="0" w:space="0" w:color="auto"/>
      </w:divBdr>
    </w:div>
    <w:div w:id="1421681709">
      <w:marLeft w:val="0"/>
      <w:marRight w:val="0"/>
      <w:marTop w:val="0"/>
      <w:marBottom w:val="0"/>
      <w:divBdr>
        <w:top w:val="none" w:sz="0" w:space="0" w:color="auto"/>
        <w:left w:val="none" w:sz="0" w:space="0" w:color="auto"/>
        <w:bottom w:val="none" w:sz="0" w:space="0" w:color="auto"/>
        <w:right w:val="none" w:sz="0" w:space="0" w:color="auto"/>
      </w:divBdr>
    </w:div>
    <w:div w:id="1421681712">
      <w:marLeft w:val="0"/>
      <w:marRight w:val="0"/>
      <w:marTop w:val="0"/>
      <w:marBottom w:val="0"/>
      <w:divBdr>
        <w:top w:val="none" w:sz="0" w:space="0" w:color="auto"/>
        <w:left w:val="none" w:sz="0" w:space="0" w:color="auto"/>
        <w:bottom w:val="none" w:sz="0" w:space="0" w:color="auto"/>
        <w:right w:val="none" w:sz="0" w:space="0" w:color="auto"/>
      </w:divBdr>
    </w:div>
    <w:div w:id="1421681716">
      <w:marLeft w:val="0"/>
      <w:marRight w:val="0"/>
      <w:marTop w:val="0"/>
      <w:marBottom w:val="0"/>
      <w:divBdr>
        <w:top w:val="none" w:sz="0" w:space="0" w:color="auto"/>
        <w:left w:val="none" w:sz="0" w:space="0" w:color="auto"/>
        <w:bottom w:val="none" w:sz="0" w:space="0" w:color="auto"/>
        <w:right w:val="none" w:sz="0" w:space="0" w:color="auto"/>
      </w:divBdr>
    </w:div>
    <w:div w:id="1421681717">
      <w:marLeft w:val="0"/>
      <w:marRight w:val="0"/>
      <w:marTop w:val="0"/>
      <w:marBottom w:val="0"/>
      <w:divBdr>
        <w:top w:val="none" w:sz="0" w:space="0" w:color="auto"/>
        <w:left w:val="none" w:sz="0" w:space="0" w:color="auto"/>
        <w:bottom w:val="none" w:sz="0" w:space="0" w:color="auto"/>
        <w:right w:val="none" w:sz="0" w:space="0" w:color="auto"/>
      </w:divBdr>
    </w:div>
    <w:div w:id="1421681720">
      <w:marLeft w:val="0"/>
      <w:marRight w:val="0"/>
      <w:marTop w:val="0"/>
      <w:marBottom w:val="0"/>
      <w:divBdr>
        <w:top w:val="none" w:sz="0" w:space="0" w:color="auto"/>
        <w:left w:val="none" w:sz="0" w:space="0" w:color="auto"/>
        <w:bottom w:val="none" w:sz="0" w:space="0" w:color="auto"/>
        <w:right w:val="none" w:sz="0" w:space="0" w:color="auto"/>
      </w:divBdr>
    </w:div>
    <w:div w:id="1421681724">
      <w:marLeft w:val="0"/>
      <w:marRight w:val="0"/>
      <w:marTop w:val="0"/>
      <w:marBottom w:val="0"/>
      <w:divBdr>
        <w:top w:val="none" w:sz="0" w:space="0" w:color="auto"/>
        <w:left w:val="none" w:sz="0" w:space="0" w:color="auto"/>
        <w:bottom w:val="none" w:sz="0" w:space="0" w:color="auto"/>
        <w:right w:val="none" w:sz="0" w:space="0" w:color="auto"/>
      </w:divBdr>
    </w:div>
    <w:div w:id="1421681726">
      <w:marLeft w:val="0"/>
      <w:marRight w:val="0"/>
      <w:marTop w:val="0"/>
      <w:marBottom w:val="0"/>
      <w:divBdr>
        <w:top w:val="none" w:sz="0" w:space="0" w:color="auto"/>
        <w:left w:val="none" w:sz="0" w:space="0" w:color="auto"/>
        <w:bottom w:val="none" w:sz="0" w:space="0" w:color="auto"/>
        <w:right w:val="none" w:sz="0" w:space="0" w:color="auto"/>
      </w:divBdr>
    </w:div>
    <w:div w:id="1421681727">
      <w:marLeft w:val="0"/>
      <w:marRight w:val="0"/>
      <w:marTop w:val="0"/>
      <w:marBottom w:val="0"/>
      <w:divBdr>
        <w:top w:val="none" w:sz="0" w:space="0" w:color="auto"/>
        <w:left w:val="none" w:sz="0" w:space="0" w:color="auto"/>
        <w:bottom w:val="none" w:sz="0" w:space="0" w:color="auto"/>
        <w:right w:val="none" w:sz="0" w:space="0" w:color="auto"/>
      </w:divBdr>
    </w:div>
    <w:div w:id="1421681730">
      <w:marLeft w:val="0"/>
      <w:marRight w:val="0"/>
      <w:marTop w:val="0"/>
      <w:marBottom w:val="0"/>
      <w:divBdr>
        <w:top w:val="none" w:sz="0" w:space="0" w:color="auto"/>
        <w:left w:val="none" w:sz="0" w:space="0" w:color="auto"/>
        <w:bottom w:val="none" w:sz="0" w:space="0" w:color="auto"/>
        <w:right w:val="none" w:sz="0" w:space="0" w:color="auto"/>
      </w:divBdr>
    </w:div>
    <w:div w:id="1421681731">
      <w:marLeft w:val="0"/>
      <w:marRight w:val="0"/>
      <w:marTop w:val="0"/>
      <w:marBottom w:val="0"/>
      <w:divBdr>
        <w:top w:val="none" w:sz="0" w:space="0" w:color="auto"/>
        <w:left w:val="none" w:sz="0" w:space="0" w:color="auto"/>
        <w:bottom w:val="none" w:sz="0" w:space="0" w:color="auto"/>
        <w:right w:val="none" w:sz="0" w:space="0" w:color="auto"/>
      </w:divBdr>
    </w:div>
    <w:div w:id="1421681735">
      <w:marLeft w:val="0"/>
      <w:marRight w:val="0"/>
      <w:marTop w:val="0"/>
      <w:marBottom w:val="0"/>
      <w:divBdr>
        <w:top w:val="none" w:sz="0" w:space="0" w:color="auto"/>
        <w:left w:val="none" w:sz="0" w:space="0" w:color="auto"/>
        <w:bottom w:val="none" w:sz="0" w:space="0" w:color="auto"/>
        <w:right w:val="none" w:sz="0" w:space="0" w:color="auto"/>
      </w:divBdr>
    </w:div>
    <w:div w:id="1421681736">
      <w:marLeft w:val="0"/>
      <w:marRight w:val="0"/>
      <w:marTop w:val="0"/>
      <w:marBottom w:val="0"/>
      <w:divBdr>
        <w:top w:val="none" w:sz="0" w:space="0" w:color="auto"/>
        <w:left w:val="none" w:sz="0" w:space="0" w:color="auto"/>
        <w:bottom w:val="none" w:sz="0" w:space="0" w:color="auto"/>
        <w:right w:val="none" w:sz="0" w:space="0" w:color="auto"/>
      </w:divBdr>
    </w:div>
    <w:div w:id="1421681739">
      <w:marLeft w:val="0"/>
      <w:marRight w:val="0"/>
      <w:marTop w:val="0"/>
      <w:marBottom w:val="0"/>
      <w:divBdr>
        <w:top w:val="none" w:sz="0" w:space="0" w:color="auto"/>
        <w:left w:val="none" w:sz="0" w:space="0" w:color="auto"/>
        <w:bottom w:val="none" w:sz="0" w:space="0" w:color="auto"/>
        <w:right w:val="none" w:sz="0" w:space="0" w:color="auto"/>
      </w:divBdr>
    </w:div>
    <w:div w:id="1421681742">
      <w:marLeft w:val="0"/>
      <w:marRight w:val="0"/>
      <w:marTop w:val="0"/>
      <w:marBottom w:val="0"/>
      <w:divBdr>
        <w:top w:val="none" w:sz="0" w:space="0" w:color="auto"/>
        <w:left w:val="none" w:sz="0" w:space="0" w:color="auto"/>
        <w:bottom w:val="none" w:sz="0" w:space="0" w:color="auto"/>
        <w:right w:val="none" w:sz="0" w:space="0" w:color="auto"/>
      </w:divBdr>
    </w:div>
    <w:div w:id="1421681743">
      <w:marLeft w:val="0"/>
      <w:marRight w:val="0"/>
      <w:marTop w:val="0"/>
      <w:marBottom w:val="0"/>
      <w:divBdr>
        <w:top w:val="none" w:sz="0" w:space="0" w:color="auto"/>
        <w:left w:val="none" w:sz="0" w:space="0" w:color="auto"/>
        <w:bottom w:val="none" w:sz="0" w:space="0" w:color="auto"/>
        <w:right w:val="none" w:sz="0" w:space="0" w:color="auto"/>
      </w:divBdr>
    </w:div>
    <w:div w:id="1421681746">
      <w:marLeft w:val="0"/>
      <w:marRight w:val="0"/>
      <w:marTop w:val="0"/>
      <w:marBottom w:val="0"/>
      <w:divBdr>
        <w:top w:val="none" w:sz="0" w:space="0" w:color="auto"/>
        <w:left w:val="none" w:sz="0" w:space="0" w:color="auto"/>
        <w:bottom w:val="none" w:sz="0" w:space="0" w:color="auto"/>
        <w:right w:val="none" w:sz="0" w:space="0" w:color="auto"/>
      </w:divBdr>
    </w:div>
    <w:div w:id="1421681747">
      <w:marLeft w:val="0"/>
      <w:marRight w:val="0"/>
      <w:marTop w:val="0"/>
      <w:marBottom w:val="0"/>
      <w:divBdr>
        <w:top w:val="none" w:sz="0" w:space="0" w:color="auto"/>
        <w:left w:val="none" w:sz="0" w:space="0" w:color="auto"/>
        <w:bottom w:val="none" w:sz="0" w:space="0" w:color="auto"/>
        <w:right w:val="none" w:sz="0" w:space="0" w:color="auto"/>
      </w:divBdr>
    </w:div>
    <w:div w:id="1421681748">
      <w:marLeft w:val="0"/>
      <w:marRight w:val="0"/>
      <w:marTop w:val="0"/>
      <w:marBottom w:val="0"/>
      <w:divBdr>
        <w:top w:val="none" w:sz="0" w:space="0" w:color="auto"/>
        <w:left w:val="none" w:sz="0" w:space="0" w:color="auto"/>
        <w:bottom w:val="none" w:sz="0" w:space="0" w:color="auto"/>
        <w:right w:val="none" w:sz="0" w:space="0" w:color="auto"/>
      </w:divBdr>
    </w:div>
    <w:div w:id="1421681749">
      <w:marLeft w:val="0"/>
      <w:marRight w:val="0"/>
      <w:marTop w:val="0"/>
      <w:marBottom w:val="0"/>
      <w:divBdr>
        <w:top w:val="none" w:sz="0" w:space="0" w:color="auto"/>
        <w:left w:val="none" w:sz="0" w:space="0" w:color="auto"/>
        <w:bottom w:val="none" w:sz="0" w:space="0" w:color="auto"/>
        <w:right w:val="none" w:sz="0" w:space="0" w:color="auto"/>
      </w:divBdr>
    </w:div>
    <w:div w:id="1421681750">
      <w:marLeft w:val="0"/>
      <w:marRight w:val="0"/>
      <w:marTop w:val="0"/>
      <w:marBottom w:val="0"/>
      <w:divBdr>
        <w:top w:val="none" w:sz="0" w:space="0" w:color="auto"/>
        <w:left w:val="none" w:sz="0" w:space="0" w:color="auto"/>
        <w:bottom w:val="none" w:sz="0" w:space="0" w:color="auto"/>
        <w:right w:val="none" w:sz="0" w:space="0" w:color="auto"/>
      </w:divBdr>
    </w:div>
    <w:div w:id="1421681753">
      <w:marLeft w:val="0"/>
      <w:marRight w:val="0"/>
      <w:marTop w:val="0"/>
      <w:marBottom w:val="0"/>
      <w:divBdr>
        <w:top w:val="none" w:sz="0" w:space="0" w:color="auto"/>
        <w:left w:val="none" w:sz="0" w:space="0" w:color="auto"/>
        <w:bottom w:val="none" w:sz="0" w:space="0" w:color="auto"/>
        <w:right w:val="none" w:sz="0" w:space="0" w:color="auto"/>
      </w:divBdr>
      <w:divsChild>
        <w:div w:id="1421681477">
          <w:marLeft w:val="0"/>
          <w:marRight w:val="0"/>
          <w:marTop w:val="60"/>
          <w:marBottom w:val="60"/>
          <w:divBdr>
            <w:top w:val="none" w:sz="0" w:space="0" w:color="auto"/>
            <w:left w:val="none" w:sz="0" w:space="0" w:color="auto"/>
            <w:bottom w:val="none" w:sz="0" w:space="0" w:color="auto"/>
            <w:right w:val="none" w:sz="0" w:space="0" w:color="auto"/>
          </w:divBdr>
        </w:div>
        <w:div w:id="1421681525">
          <w:marLeft w:val="0"/>
          <w:marRight w:val="0"/>
          <w:marTop w:val="60"/>
          <w:marBottom w:val="60"/>
          <w:divBdr>
            <w:top w:val="none" w:sz="0" w:space="0" w:color="auto"/>
            <w:left w:val="none" w:sz="0" w:space="0" w:color="auto"/>
            <w:bottom w:val="none" w:sz="0" w:space="0" w:color="auto"/>
            <w:right w:val="none" w:sz="0" w:space="0" w:color="auto"/>
          </w:divBdr>
        </w:div>
        <w:div w:id="1421681566">
          <w:marLeft w:val="0"/>
          <w:marRight w:val="0"/>
          <w:marTop w:val="60"/>
          <w:marBottom w:val="60"/>
          <w:divBdr>
            <w:top w:val="none" w:sz="0" w:space="0" w:color="auto"/>
            <w:left w:val="none" w:sz="0" w:space="0" w:color="auto"/>
            <w:bottom w:val="none" w:sz="0" w:space="0" w:color="auto"/>
            <w:right w:val="none" w:sz="0" w:space="0" w:color="auto"/>
          </w:divBdr>
        </w:div>
        <w:div w:id="1421681642">
          <w:marLeft w:val="0"/>
          <w:marRight w:val="0"/>
          <w:marTop w:val="60"/>
          <w:marBottom w:val="60"/>
          <w:divBdr>
            <w:top w:val="none" w:sz="0" w:space="0" w:color="auto"/>
            <w:left w:val="none" w:sz="0" w:space="0" w:color="auto"/>
            <w:bottom w:val="none" w:sz="0" w:space="0" w:color="auto"/>
            <w:right w:val="none" w:sz="0" w:space="0" w:color="auto"/>
          </w:divBdr>
        </w:div>
        <w:div w:id="1421681650">
          <w:marLeft w:val="0"/>
          <w:marRight w:val="0"/>
          <w:marTop w:val="60"/>
          <w:marBottom w:val="60"/>
          <w:divBdr>
            <w:top w:val="none" w:sz="0" w:space="0" w:color="auto"/>
            <w:left w:val="none" w:sz="0" w:space="0" w:color="auto"/>
            <w:bottom w:val="none" w:sz="0" w:space="0" w:color="auto"/>
            <w:right w:val="none" w:sz="0" w:space="0" w:color="auto"/>
          </w:divBdr>
        </w:div>
        <w:div w:id="1421681734">
          <w:marLeft w:val="0"/>
          <w:marRight w:val="0"/>
          <w:marTop w:val="60"/>
          <w:marBottom w:val="60"/>
          <w:divBdr>
            <w:top w:val="none" w:sz="0" w:space="0" w:color="auto"/>
            <w:left w:val="none" w:sz="0" w:space="0" w:color="auto"/>
            <w:bottom w:val="none" w:sz="0" w:space="0" w:color="auto"/>
            <w:right w:val="none" w:sz="0" w:space="0" w:color="auto"/>
          </w:divBdr>
        </w:div>
        <w:div w:id="1421681752">
          <w:marLeft w:val="0"/>
          <w:marRight w:val="0"/>
          <w:marTop w:val="60"/>
          <w:marBottom w:val="60"/>
          <w:divBdr>
            <w:top w:val="none" w:sz="0" w:space="0" w:color="auto"/>
            <w:left w:val="none" w:sz="0" w:space="0" w:color="auto"/>
            <w:bottom w:val="none" w:sz="0" w:space="0" w:color="auto"/>
            <w:right w:val="none" w:sz="0" w:space="0" w:color="auto"/>
          </w:divBdr>
        </w:div>
        <w:div w:id="1421681779">
          <w:marLeft w:val="0"/>
          <w:marRight w:val="0"/>
          <w:marTop w:val="60"/>
          <w:marBottom w:val="60"/>
          <w:divBdr>
            <w:top w:val="none" w:sz="0" w:space="0" w:color="auto"/>
            <w:left w:val="none" w:sz="0" w:space="0" w:color="auto"/>
            <w:bottom w:val="none" w:sz="0" w:space="0" w:color="auto"/>
            <w:right w:val="none" w:sz="0" w:space="0" w:color="auto"/>
          </w:divBdr>
        </w:div>
        <w:div w:id="1421681841">
          <w:marLeft w:val="0"/>
          <w:marRight w:val="0"/>
          <w:marTop w:val="60"/>
          <w:marBottom w:val="60"/>
          <w:divBdr>
            <w:top w:val="none" w:sz="0" w:space="0" w:color="auto"/>
            <w:left w:val="none" w:sz="0" w:space="0" w:color="auto"/>
            <w:bottom w:val="none" w:sz="0" w:space="0" w:color="auto"/>
            <w:right w:val="none" w:sz="0" w:space="0" w:color="auto"/>
          </w:divBdr>
        </w:div>
      </w:divsChild>
    </w:div>
    <w:div w:id="1421681756">
      <w:marLeft w:val="0"/>
      <w:marRight w:val="0"/>
      <w:marTop w:val="0"/>
      <w:marBottom w:val="0"/>
      <w:divBdr>
        <w:top w:val="none" w:sz="0" w:space="0" w:color="auto"/>
        <w:left w:val="none" w:sz="0" w:space="0" w:color="auto"/>
        <w:bottom w:val="none" w:sz="0" w:space="0" w:color="auto"/>
        <w:right w:val="none" w:sz="0" w:space="0" w:color="auto"/>
      </w:divBdr>
      <w:divsChild>
        <w:div w:id="1421681506">
          <w:marLeft w:val="0"/>
          <w:marRight w:val="0"/>
          <w:marTop w:val="86"/>
          <w:marBottom w:val="0"/>
          <w:divBdr>
            <w:top w:val="none" w:sz="0" w:space="0" w:color="auto"/>
            <w:left w:val="none" w:sz="0" w:space="0" w:color="auto"/>
            <w:bottom w:val="none" w:sz="0" w:space="0" w:color="auto"/>
            <w:right w:val="none" w:sz="0" w:space="0" w:color="auto"/>
          </w:divBdr>
        </w:div>
        <w:div w:id="1421681666">
          <w:marLeft w:val="0"/>
          <w:marRight w:val="0"/>
          <w:marTop w:val="86"/>
          <w:marBottom w:val="0"/>
          <w:divBdr>
            <w:top w:val="none" w:sz="0" w:space="0" w:color="auto"/>
            <w:left w:val="none" w:sz="0" w:space="0" w:color="auto"/>
            <w:bottom w:val="none" w:sz="0" w:space="0" w:color="auto"/>
            <w:right w:val="none" w:sz="0" w:space="0" w:color="auto"/>
          </w:divBdr>
        </w:div>
        <w:div w:id="1421681684">
          <w:marLeft w:val="0"/>
          <w:marRight w:val="0"/>
          <w:marTop w:val="86"/>
          <w:marBottom w:val="0"/>
          <w:divBdr>
            <w:top w:val="none" w:sz="0" w:space="0" w:color="auto"/>
            <w:left w:val="none" w:sz="0" w:space="0" w:color="auto"/>
            <w:bottom w:val="none" w:sz="0" w:space="0" w:color="auto"/>
            <w:right w:val="none" w:sz="0" w:space="0" w:color="auto"/>
          </w:divBdr>
        </w:div>
      </w:divsChild>
    </w:div>
    <w:div w:id="1421681758">
      <w:marLeft w:val="0"/>
      <w:marRight w:val="0"/>
      <w:marTop w:val="0"/>
      <w:marBottom w:val="0"/>
      <w:divBdr>
        <w:top w:val="none" w:sz="0" w:space="0" w:color="auto"/>
        <w:left w:val="none" w:sz="0" w:space="0" w:color="auto"/>
        <w:bottom w:val="none" w:sz="0" w:space="0" w:color="auto"/>
        <w:right w:val="none" w:sz="0" w:space="0" w:color="auto"/>
      </w:divBdr>
    </w:div>
    <w:div w:id="1421681759">
      <w:marLeft w:val="0"/>
      <w:marRight w:val="0"/>
      <w:marTop w:val="0"/>
      <w:marBottom w:val="0"/>
      <w:divBdr>
        <w:top w:val="none" w:sz="0" w:space="0" w:color="auto"/>
        <w:left w:val="none" w:sz="0" w:space="0" w:color="auto"/>
        <w:bottom w:val="none" w:sz="0" w:space="0" w:color="auto"/>
        <w:right w:val="none" w:sz="0" w:space="0" w:color="auto"/>
      </w:divBdr>
    </w:div>
    <w:div w:id="1421681764">
      <w:marLeft w:val="0"/>
      <w:marRight w:val="0"/>
      <w:marTop w:val="0"/>
      <w:marBottom w:val="0"/>
      <w:divBdr>
        <w:top w:val="none" w:sz="0" w:space="0" w:color="auto"/>
        <w:left w:val="none" w:sz="0" w:space="0" w:color="auto"/>
        <w:bottom w:val="none" w:sz="0" w:space="0" w:color="auto"/>
        <w:right w:val="none" w:sz="0" w:space="0" w:color="auto"/>
      </w:divBdr>
    </w:div>
    <w:div w:id="1421681766">
      <w:marLeft w:val="0"/>
      <w:marRight w:val="0"/>
      <w:marTop w:val="0"/>
      <w:marBottom w:val="0"/>
      <w:divBdr>
        <w:top w:val="none" w:sz="0" w:space="0" w:color="auto"/>
        <w:left w:val="none" w:sz="0" w:space="0" w:color="auto"/>
        <w:bottom w:val="none" w:sz="0" w:space="0" w:color="auto"/>
        <w:right w:val="none" w:sz="0" w:space="0" w:color="auto"/>
      </w:divBdr>
    </w:div>
    <w:div w:id="1421681768">
      <w:marLeft w:val="0"/>
      <w:marRight w:val="0"/>
      <w:marTop w:val="0"/>
      <w:marBottom w:val="0"/>
      <w:divBdr>
        <w:top w:val="none" w:sz="0" w:space="0" w:color="auto"/>
        <w:left w:val="none" w:sz="0" w:space="0" w:color="auto"/>
        <w:bottom w:val="none" w:sz="0" w:space="0" w:color="auto"/>
        <w:right w:val="none" w:sz="0" w:space="0" w:color="auto"/>
      </w:divBdr>
    </w:div>
    <w:div w:id="1421681769">
      <w:marLeft w:val="0"/>
      <w:marRight w:val="0"/>
      <w:marTop w:val="0"/>
      <w:marBottom w:val="0"/>
      <w:divBdr>
        <w:top w:val="none" w:sz="0" w:space="0" w:color="auto"/>
        <w:left w:val="none" w:sz="0" w:space="0" w:color="auto"/>
        <w:bottom w:val="none" w:sz="0" w:space="0" w:color="auto"/>
        <w:right w:val="none" w:sz="0" w:space="0" w:color="auto"/>
      </w:divBdr>
    </w:div>
    <w:div w:id="1421681770">
      <w:marLeft w:val="0"/>
      <w:marRight w:val="0"/>
      <w:marTop w:val="0"/>
      <w:marBottom w:val="0"/>
      <w:divBdr>
        <w:top w:val="none" w:sz="0" w:space="0" w:color="auto"/>
        <w:left w:val="none" w:sz="0" w:space="0" w:color="auto"/>
        <w:bottom w:val="none" w:sz="0" w:space="0" w:color="auto"/>
        <w:right w:val="none" w:sz="0" w:space="0" w:color="auto"/>
      </w:divBdr>
    </w:div>
    <w:div w:id="1421681771">
      <w:marLeft w:val="0"/>
      <w:marRight w:val="0"/>
      <w:marTop w:val="0"/>
      <w:marBottom w:val="0"/>
      <w:divBdr>
        <w:top w:val="none" w:sz="0" w:space="0" w:color="auto"/>
        <w:left w:val="none" w:sz="0" w:space="0" w:color="auto"/>
        <w:bottom w:val="none" w:sz="0" w:space="0" w:color="auto"/>
        <w:right w:val="none" w:sz="0" w:space="0" w:color="auto"/>
      </w:divBdr>
      <w:divsChild>
        <w:div w:id="1421681529">
          <w:marLeft w:val="0"/>
          <w:marRight w:val="0"/>
          <w:marTop w:val="60"/>
          <w:marBottom w:val="60"/>
          <w:divBdr>
            <w:top w:val="none" w:sz="0" w:space="0" w:color="auto"/>
            <w:left w:val="none" w:sz="0" w:space="0" w:color="auto"/>
            <w:bottom w:val="none" w:sz="0" w:space="0" w:color="auto"/>
            <w:right w:val="none" w:sz="0" w:space="0" w:color="auto"/>
          </w:divBdr>
        </w:div>
        <w:div w:id="1421681582">
          <w:marLeft w:val="0"/>
          <w:marRight w:val="0"/>
          <w:marTop w:val="60"/>
          <w:marBottom w:val="60"/>
          <w:divBdr>
            <w:top w:val="none" w:sz="0" w:space="0" w:color="auto"/>
            <w:left w:val="none" w:sz="0" w:space="0" w:color="auto"/>
            <w:bottom w:val="none" w:sz="0" w:space="0" w:color="auto"/>
            <w:right w:val="none" w:sz="0" w:space="0" w:color="auto"/>
          </w:divBdr>
        </w:div>
        <w:div w:id="1421681648">
          <w:marLeft w:val="0"/>
          <w:marRight w:val="0"/>
          <w:marTop w:val="60"/>
          <w:marBottom w:val="60"/>
          <w:divBdr>
            <w:top w:val="none" w:sz="0" w:space="0" w:color="auto"/>
            <w:left w:val="none" w:sz="0" w:space="0" w:color="auto"/>
            <w:bottom w:val="none" w:sz="0" w:space="0" w:color="auto"/>
            <w:right w:val="none" w:sz="0" w:space="0" w:color="auto"/>
          </w:divBdr>
        </w:div>
        <w:div w:id="1421681673">
          <w:marLeft w:val="0"/>
          <w:marRight w:val="0"/>
          <w:marTop w:val="60"/>
          <w:marBottom w:val="60"/>
          <w:divBdr>
            <w:top w:val="none" w:sz="0" w:space="0" w:color="auto"/>
            <w:left w:val="none" w:sz="0" w:space="0" w:color="auto"/>
            <w:bottom w:val="none" w:sz="0" w:space="0" w:color="auto"/>
            <w:right w:val="none" w:sz="0" w:space="0" w:color="auto"/>
          </w:divBdr>
        </w:div>
        <w:div w:id="1421681687">
          <w:marLeft w:val="0"/>
          <w:marRight w:val="0"/>
          <w:marTop w:val="60"/>
          <w:marBottom w:val="60"/>
          <w:divBdr>
            <w:top w:val="none" w:sz="0" w:space="0" w:color="auto"/>
            <w:left w:val="none" w:sz="0" w:space="0" w:color="auto"/>
            <w:bottom w:val="none" w:sz="0" w:space="0" w:color="auto"/>
            <w:right w:val="none" w:sz="0" w:space="0" w:color="auto"/>
          </w:divBdr>
        </w:div>
        <w:div w:id="1421681828">
          <w:marLeft w:val="0"/>
          <w:marRight w:val="0"/>
          <w:marTop w:val="60"/>
          <w:marBottom w:val="60"/>
          <w:divBdr>
            <w:top w:val="none" w:sz="0" w:space="0" w:color="auto"/>
            <w:left w:val="none" w:sz="0" w:space="0" w:color="auto"/>
            <w:bottom w:val="none" w:sz="0" w:space="0" w:color="auto"/>
            <w:right w:val="none" w:sz="0" w:space="0" w:color="auto"/>
          </w:divBdr>
        </w:div>
      </w:divsChild>
    </w:div>
    <w:div w:id="1421681772">
      <w:marLeft w:val="0"/>
      <w:marRight w:val="0"/>
      <w:marTop w:val="0"/>
      <w:marBottom w:val="0"/>
      <w:divBdr>
        <w:top w:val="none" w:sz="0" w:space="0" w:color="auto"/>
        <w:left w:val="none" w:sz="0" w:space="0" w:color="auto"/>
        <w:bottom w:val="none" w:sz="0" w:space="0" w:color="auto"/>
        <w:right w:val="none" w:sz="0" w:space="0" w:color="auto"/>
      </w:divBdr>
    </w:div>
    <w:div w:id="1421681775">
      <w:marLeft w:val="0"/>
      <w:marRight w:val="0"/>
      <w:marTop w:val="0"/>
      <w:marBottom w:val="0"/>
      <w:divBdr>
        <w:top w:val="none" w:sz="0" w:space="0" w:color="auto"/>
        <w:left w:val="none" w:sz="0" w:space="0" w:color="auto"/>
        <w:bottom w:val="none" w:sz="0" w:space="0" w:color="auto"/>
        <w:right w:val="none" w:sz="0" w:space="0" w:color="auto"/>
      </w:divBdr>
    </w:div>
    <w:div w:id="1421681776">
      <w:marLeft w:val="0"/>
      <w:marRight w:val="0"/>
      <w:marTop w:val="0"/>
      <w:marBottom w:val="0"/>
      <w:divBdr>
        <w:top w:val="none" w:sz="0" w:space="0" w:color="auto"/>
        <w:left w:val="none" w:sz="0" w:space="0" w:color="auto"/>
        <w:bottom w:val="none" w:sz="0" w:space="0" w:color="auto"/>
        <w:right w:val="none" w:sz="0" w:space="0" w:color="auto"/>
      </w:divBdr>
    </w:div>
    <w:div w:id="1421681780">
      <w:marLeft w:val="0"/>
      <w:marRight w:val="0"/>
      <w:marTop w:val="0"/>
      <w:marBottom w:val="0"/>
      <w:divBdr>
        <w:top w:val="none" w:sz="0" w:space="0" w:color="auto"/>
        <w:left w:val="none" w:sz="0" w:space="0" w:color="auto"/>
        <w:bottom w:val="none" w:sz="0" w:space="0" w:color="auto"/>
        <w:right w:val="none" w:sz="0" w:space="0" w:color="auto"/>
      </w:divBdr>
    </w:div>
    <w:div w:id="1421681781">
      <w:marLeft w:val="0"/>
      <w:marRight w:val="0"/>
      <w:marTop w:val="0"/>
      <w:marBottom w:val="0"/>
      <w:divBdr>
        <w:top w:val="none" w:sz="0" w:space="0" w:color="auto"/>
        <w:left w:val="none" w:sz="0" w:space="0" w:color="auto"/>
        <w:bottom w:val="none" w:sz="0" w:space="0" w:color="auto"/>
        <w:right w:val="none" w:sz="0" w:space="0" w:color="auto"/>
      </w:divBdr>
    </w:div>
    <w:div w:id="1421681786">
      <w:marLeft w:val="0"/>
      <w:marRight w:val="0"/>
      <w:marTop w:val="0"/>
      <w:marBottom w:val="0"/>
      <w:divBdr>
        <w:top w:val="none" w:sz="0" w:space="0" w:color="auto"/>
        <w:left w:val="none" w:sz="0" w:space="0" w:color="auto"/>
        <w:bottom w:val="none" w:sz="0" w:space="0" w:color="auto"/>
        <w:right w:val="none" w:sz="0" w:space="0" w:color="auto"/>
      </w:divBdr>
    </w:div>
    <w:div w:id="1421681788">
      <w:marLeft w:val="0"/>
      <w:marRight w:val="0"/>
      <w:marTop w:val="0"/>
      <w:marBottom w:val="0"/>
      <w:divBdr>
        <w:top w:val="none" w:sz="0" w:space="0" w:color="auto"/>
        <w:left w:val="none" w:sz="0" w:space="0" w:color="auto"/>
        <w:bottom w:val="none" w:sz="0" w:space="0" w:color="auto"/>
        <w:right w:val="none" w:sz="0" w:space="0" w:color="auto"/>
      </w:divBdr>
    </w:div>
    <w:div w:id="1421681789">
      <w:marLeft w:val="0"/>
      <w:marRight w:val="0"/>
      <w:marTop w:val="0"/>
      <w:marBottom w:val="0"/>
      <w:divBdr>
        <w:top w:val="none" w:sz="0" w:space="0" w:color="auto"/>
        <w:left w:val="none" w:sz="0" w:space="0" w:color="auto"/>
        <w:bottom w:val="none" w:sz="0" w:space="0" w:color="auto"/>
        <w:right w:val="none" w:sz="0" w:space="0" w:color="auto"/>
      </w:divBdr>
      <w:divsChild>
        <w:div w:id="1421681605">
          <w:marLeft w:val="0"/>
          <w:marRight w:val="0"/>
          <w:marTop w:val="86"/>
          <w:marBottom w:val="0"/>
          <w:divBdr>
            <w:top w:val="none" w:sz="0" w:space="0" w:color="auto"/>
            <w:left w:val="none" w:sz="0" w:space="0" w:color="auto"/>
            <w:bottom w:val="none" w:sz="0" w:space="0" w:color="auto"/>
            <w:right w:val="none" w:sz="0" w:space="0" w:color="auto"/>
          </w:divBdr>
        </w:div>
        <w:div w:id="1421681840">
          <w:marLeft w:val="0"/>
          <w:marRight w:val="0"/>
          <w:marTop w:val="86"/>
          <w:marBottom w:val="0"/>
          <w:divBdr>
            <w:top w:val="none" w:sz="0" w:space="0" w:color="auto"/>
            <w:left w:val="none" w:sz="0" w:space="0" w:color="auto"/>
            <w:bottom w:val="none" w:sz="0" w:space="0" w:color="auto"/>
            <w:right w:val="none" w:sz="0" w:space="0" w:color="auto"/>
          </w:divBdr>
        </w:div>
      </w:divsChild>
    </w:div>
    <w:div w:id="1421681794">
      <w:marLeft w:val="0"/>
      <w:marRight w:val="0"/>
      <w:marTop w:val="0"/>
      <w:marBottom w:val="0"/>
      <w:divBdr>
        <w:top w:val="none" w:sz="0" w:space="0" w:color="auto"/>
        <w:left w:val="none" w:sz="0" w:space="0" w:color="auto"/>
        <w:bottom w:val="none" w:sz="0" w:space="0" w:color="auto"/>
        <w:right w:val="none" w:sz="0" w:space="0" w:color="auto"/>
      </w:divBdr>
    </w:div>
    <w:div w:id="1421681795">
      <w:marLeft w:val="0"/>
      <w:marRight w:val="0"/>
      <w:marTop w:val="0"/>
      <w:marBottom w:val="0"/>
      <w:divBdr>
        <w:top w:val="none" w:sz="0" w:space="0" w:color="auto"/>
        <w:left w:val="none" w:sz="0" w:space="0" w:color="auto"/>
        <w:bottom w:val="none" w:sz="0" w:space="0" w:color="auto"/>
        <w:right w:val="none" w:sz="0" w:space="0" w:color="auto"/>
      </w:divBdr>
    </w:div>
    <w:div w:id="1421681799">
      <w:marLeft w:val="0"/>
      <w:marRight w:val="0"/>
      <w:marTop w:val="0"/>
      <w:marBottom w:val="0"/>
      <w:divBdr>
        <w:top w:val="none" w:sz="0" w:space="0" w:color="auto"/>
        <w:left w:val="none" w:sz="0" w:space="0" w:color="auto"/>
        <w:bottom w:val="none" w:sz="0" w:space="0" w:color="auto"/>
        <w:right w:val="none" w:sz="0" w:space="0" w:color="auto"/>
      </w:divBdr>
      <w:divsChild>
        <w:div w:id="1421681493">
          <w:marLeft w:val="0"/>
          <w:marRight w:val="0"/>
          <w:marTop w:val="86"/>
          <w:marBottom w:val="0"/>
          <w:divBdr>
            <w:top w:val="none" w:sz="0" w:space="0" w:color="auto"/>
            <w:left w:val="none" w:sz="0" w:space="0" w:color="auto"/>
            <w:bottom w:val="none" w:sz="0" w:space="0" w:color="auto"/>
            <w:right w:val="none" w:sz="0" w:space="0" w:color="auto"/>
          </w:divBdr>
        </w:div>
        <w:div w:id="1421681499">
          <w:marLeft w:val="0"/>
          <w:marRight w:val="0"/>
          <w:marTop w:val="86"/>
          <w:marBottom w:val="0"/>
          <w:divBdr>
            <w:top w:val="none" w:sz="0" w:space="0" w:color="auto"/>
            <w:left w:val="none" w:sz="0" w:space="0" w:color="auto"/>
            <w:bottom w:val="none" w:sz="0" w:space="0" w:color="auto"/>
            <w:right w:val="none" w:sz="0" w:space="0" w:color="auto"/>
          </w:divBdr>
        </w:div>
        <w:div w:id="1421681572">
          <w:marLeft w:val="0"/>
          <w:marRight w:val="0"/>
          <w:marTop w:val="86"/>
          <w:marBottom w:val="0"/>
          <w:divBdr>
            <w:top w:val="none" w:sz="0" w:space="0" w:color="auto"/>
            <w:left w:val="none" w:sz="0" w:space="0" w:color="auto"/>
            <w:bottom w:val="none" w:sz="0" w:space="0" w:color="auto"/>
            <w:right w:val="none" w:sz="0" w:space="0" w:color="auto"/>
          </w:divBdr>
        </w:div>
        <w:div w:id="1421681697">
          <w:marLeft w:val="0"/>
          <w:marRight w:val="0"/>
          <w:marTop w:val="86"/>
          <w:marBottom w:val="0"/>
          <w:divBdr>
            <w:top w:val="none" w:sz="0" w:space="0" w:color="auto"/>
            <w:left w:val="none" w:sz="0" w:space="0" w:color="auto"/>
            <w:bottom w:val="none" w:sz="0" w:space="0" w:color="auto"/>
            <w:right w:val="none" w:sz="0" w:space="0" w:color="auto"/>
          </w:divBdr>
        </w:div>
        <w:div w:id="1421681714">
          <w:marLeft w:val="0"/>
          <w:marRight w:val="0"/>
          <w:marTop w:val="86"/>
          <w:marBottom w:val="0"/>
          <w:divBdr>
            <w:top w:val="none" w:sz="0" w:space="0" w:color="auto"/>
            <w:left w:val="none" w:sz="0" w:space="0" w:color="auto"/>
            <w:bottom w:val="none" w:sz="0" w:space="0" w:color="auto"/>
            <w:right w:val="none" w:sz="0" w:space="0" w:color="auto"/>
          </w:divBdr>
        </w:div>
        <w:div w:id="1421681790">
          <w:marLeft w:val="0"/>
          <w:marRight w:val="0"/>
          <w:marTop w:val="86"/>
          <w:marBottom w:val="0"/>
          <w:divBdr>
            <w:top w:val="none" w:sz="0" w:space="0" w:color="auto"/>
            <w:left w:val="none" w:sz="0" w:space="0" w:color="auto"/>
            <w:bottom w:val="none" w:sz="0" w:space="0" w:color="auto"/>
            <w:right w:val="none" w:sz="0" w:space="0" w:color="auto"/>
          </w:divBdr>
        </w:div>
        <w:div w:id="1421681803">
          <w:marLeft w:val="0"/>
          <w:marRight w:val="0"/>
          <w:marTop w:val="86"/>
          <w:marBottom w:val="0"/>
          <w:divBdr>
            <w:top w:val="none" w:sz="0" w:space="0" w:color="auto"/>
            <w:left w:val="none" w:sz="0" w:space="0" w:color="auto"/>
            <w:bottom w:val="none" w:sz="0" w:space="0" w:color="auto"/>
            <w:right w:val="none" w:sz="0" w:space="0" w:color="auto"/>
          </w:divBdr>
        </w:div>
      </w:divsChild>
    </w:div>
    <w:div w:id="1421681801">
      <w:marLeft w:val="0"/>
      <w:marRight w:val="0"/>
      <w:marTop w:val="0"/>
      <w:marBottom w:val="0"/>
      <w:divBdr>
        <w:top w:val="none" w:sz="0" w:space="0" w:color="auto"/>
        <w:left w:val="none" w:sz="0" w:space="0" w:color="auto"/>
        <w:bottom w:val="none" w:sz="0" w:space="0" w:color="auto"/>
        <w:right w:val="none" w:sz="0" w:space="0" w:color="auto"/>
      </w:divBdr>
      <w:divsChild>
        <w:div w:id="1421681630">
          <w:marLeft w:val="0"/>
          <w:marRight w:val="0"/>
          <w:marTop w:val="86"/>
          <w:marBottom w:val="0"/>
          <w:divBdr>
            <w:top w:val="none" w:sz="0" w:space="0" w:color="auto"/>
            <w:left w:val="none" w:sz="0" w:space="0" w:color="auto"/>
            <w:bottom w:val="none" w:sz="0" w:space="0" w:color="auto"/>
            <w:right w:val="none" w:sz="0" w:space="0" w:color="auto"/>
          </w:divBdr>
        </w:div>
        <w:div w:id="1421681729">
          <w:marLeft w:val="0"/>
          <w:marRight w:val="0"/>
          <w:marTop w:val="86"/>
          <w:marBottom w:val="0"/>
          <w:divBdr>
            <w:top w:val="none" w:sz="0" w:space="0" w:color="auto"/>
            <w:left w:val="none" w:sz="0" w:space="0" w:color="auto"/>
            <w:bottom w:val="none" w:sz="0" w:space="0" w:color="auto"/>
            <w:right w:val="none" w:sz="0" w:space="0" w:color="auto"/>
          </w:divBdr>
        </w:div>
      </w:divsChild>
    </w:div>
    <w:div w:id="1421681805">
      <w:marLeft w:val="0"/>
      <w:marRight w:val="0"/>
      <w:marTop w:val="0"/>
      <w:marBottom w:val="0"/>
      <w:divBdr>
        <w:top w:val="none" w:sz="0" w:space="0" w:color="auto"/>
        <w:left w:val="none" w:sz="0" w:space="0" w:color="auto"/>
        <w:bottom w:val="none" w:sz="0" w:space="0" w:color="auto"/>
        <w:right w:val="none" w:sz="0" w:space="0" w:color="auto"/>
      </w:divBdr>
    </w:div>
    <w:div w:id="1421681807">
      <w:marLeft w:val="0"/>
      <w:marRight w:val="0"/>
      <w:marTop w:val="0"/>
      <w:marBottom w:val="0"/>
      <w:divBdr>
        <w:top w:val="none" w:sz="0" w:space="0" w:color="auto"/>
        <w:left w:val="none" w:sz="0" w:space="0" w:color="auto"/>
        <w:bottom w:val="none" w:sz="0" w:space="0" w:color="auto"/>
        <w:right w:val="none" w:sz="0" w:space="0" w:color="auto"/>
      </w:divBdr>
    </w:div>
    <w:div w:id="1421681811">
      <w:marLeft w:val="0"/>
      <w:marRight w:val="0"/>
      <w:marTop w:val="0"/>
      <w:marBottom w:val="0"/>
      <w:divBdr>
        <w:top w:val="none" w:sz="0" w:space="0" w:color="auto"/>
        <w:left w:val="none" w:sz="0" w:space="0" w:color="auto"/>
        <w:bottom w:val="none" w:sz="0" w:space="0" w:color="auto"/>
        <w:right w:val="none" w:sz="0" w:space="0" w:color="auto"/>
      </w:divBdr>
    </w:div>
    <w:div w:id="1421681812">
      <w:marLeft w:val="0"/>
      <w:marRight w:val="0"/>
      <w:marTop w:val="0"/>
      <w:marBottom w:val="0"/>
      <w:divBdr>
        <w:top w:val="none" w:sz="0" w:space="0" w:color="auto"/>
        <w:left w:val="none" w:sz="0" w:space="0" w:color="auto"/>
        <w:bottom w:val="none" w:sz="0" w:space="0" w:color="auto"/>
        <w:right w:val="none" w:sz="0" w:space="0" w:color="auto"/>
      </w:divBdr>
      <w:divsChild>
        <w:div w:id="1421681551">
          <w:marLeft w:val="0"/>
          <w:marRight w:val="0"/>
          <w:marTop w:val="86"/>
          <w:marBottom w:val="0"/>
          <w:divBdr>
            <w:top w:val="none" w:sz="0" w:space="0" w:color="auto"/>
            <w:left w:val="none" w:sz="0" w:space="0" w:color="auto"/>
            <w:bottom w:val="none" w:sz="0" w:space="0" w:color="auto"/>
            <w:right w:val="none" w:sz="0" w:space="0" w:color="auto"/>
          </w:divBdr>
        </w:div>
        <w:div w:id="1421681644">
          <w:marLeft w:val="0"/>
          <w:marRight w:val="0"/>
          <w:marTop w:val="86"/>
          <w:marBottom w:val="0"/>
          <w:divBdr>
            <w:top w:val="none" w:sz="0" w:space="0" w:color="auto"/>
            <w:left w:val="none" w:sz="0" w:space="0" w:color="auto"/>
            <w:bottom w:val="none" w:sz="0" w:space="0" w:color="auto"/>
            <w:right w:val="none" w:sz="0" w:space="0" w:color="auto"/>
          </w:divBdr>
        </w:div>
        <w:div w:id="1421681667">
          <w:marLeft w:val="0"/>
          <w:marRight w:val="0"/>
          <w:marTop w:val="86"/>
          <w:marBottom w:val="0"/>
          <w:divBdr>
            <w:top w:val="none" w:sz="0" w:space="0" w:color="auto"/>
            <w:left w:val="none" w:sz="0" w:space="0" w:color="auto"/>
            <w:bottom w:val="none" w:sz="0" w:space="0" w:color="auto"/>
            <w:right w:val="none" w:sz="0" w:space="0" w:color="auto"/>
          </w:divBdr>
        </w:div>
        <w:div w:id="1421681806">
          <w:marLeft w:val="0"/>
          <w:marRight w:val="0"/>
          <w:marTop w:val="86"/>
          <w:marBottom w:val="0"/>
          <w:divBdr>
            <w:top w:val="none" w:sz="0" w:space="0" w:color="auto"/>
            <w:left w:val="none" w:sz="0" w:space="0" w:color="auto"/>
            <w:bottom w:val="none" w:sz="0" w:space="0" w:color="auto"/>
            <w:right w:val="none" w:sz="0" w:space="0" w:color="auto"/>
          </w:divBdr>
        </w:div>
        <w:div w:id="1421681821">
          <w:marLeft w:val="0"/>
          <w:marRight w:val="0"/>
          <w:marTop w:val="86"/>
          <w:marBottom w:val="0"/>
          <w:divBdr>
            <w:top w:val="none" w:sz="0" w:space="0" w:color="auto"/>
            <w:left w:val="none" w:sz="0" w:space="0" w:color="auto"/>
            <w:bottom w:val="none" w:sz="0" w:space="0" w:color="auto"/>
            <w:right w:val="none" w:sz="0" w:space="0" w:color="auto"/>
          </w:divBdr>
        </w:div>
        <w:div w:id="1421681823">
          <w:marLeft w:val="0"/>
          <w:marRight w:val="0"/>
          <w:marTop w:val="86"/>
          <w:marBottom w:val="0"/>
          <w:divBdr>
            <w:top w:val="none" w:sz="0" w:space="0" w:color="auto"/>
            <w:left w:val="none" w:sz="0" w:space="0" w:color="auto"/>
            <w:bottom w:val="none" w:sz="0" w:space="0" w:color="auto"/>
            <w:right w:val="none" w:sz="0" w:space="0" w:color="auto"/>
          </w:divBdr>
        </w:div>
      </w:divsChild>
    </w:div>
    <w:div w:id="1421681814">
      <w:marLeft w:val="0"/>
      <w:marRight w:val="0"/>
      <w:marTop w:val="0"/>
      <w:marBottom w:val="0"/>
      <w:divBdr>
        <w:top w:val="none" w:sz="0" w:space="0" w:color="auto"/>
        <w:left w:val="none" w:sz="0" w:space="0" w:color="auto"/>
        <w:bottom w:val="none" w:sz="0" w:space="0" w:color="auto"/>
        <w:right w:val="none" w:sz="0" w:space="0" w:color="auto"/>
      </w:divBdr>
    </w:div>
    <w:div w:id="1421681815">
      <w:marLeft w:val="0"/>
      <w:marRight w:val="0"/>
      <w:marTop w:val="0"/>
      <w:marBottom w:val="0"/>
      <w:divBdr>
        <w:top w:val="none" w:sz="0" w:space="0" w:color="auto"/>
        <w:left w:val="none" w:sz="0" w:space="0" w:color="auto"/>
        <w:bottom w:val="none" w:sz="0" w:space="0" w:color="auto"/>
        <w:right w:val="none" w:sz="0" w:space="0" w:color="auto"/>
      </w:divBdr>
    </w:div>
    <w:div w:id="1421681816">
      <w:marLeft w:val="0"/>
      <w:marRight w:val="0"/>
      <w:marTop w:val="0"/>
      <w:marBottom w:val="0"/>
      <w:divBdr>
        <w:top w:val="none" w:sz="0" w:space="0" w:color="auto"/>
        <w:left w:val="none" w:sz="0" w:space="0" w:color="auto"/>
        <w:bottom w:val="none" w:sz="0" w:space="0" w:color="auto"/>
        <w:right w:val="none" w:sz="0" w:space="0" w:color="auto"/>
      </w:divBdr>
    </w:div>
    <w:div w:id="1421681817">
      <w:marLeft w:val="0"/>
      <w:marRight w:val="0"/>
      <w:marTop w:val="0"/>
      <w:marBottom w:val="0"/>
      <w:divBdr>
        <w:top w:val="none" w:sz="0" w:space="0" w:color="auto"/>
        <w:left w:val="none" w:sz="0" w:space="0" w:color="auto"/>
        <w:bottom w:val="none" w:sz="0" w:space="0" w:color="auto"/>
        <w:right w:val="none" w:sz="0" w:space="0" w:color="auto"/>
      </w:divBdr>
    </w:div>
    <w:div w:id="1421681818">
      <w:marLeft w:val="0"/>
      <w:marRight w:val="0"/>
      <w:marTop w:val="0"/>
      <w:marBottom w:val="0"/>
      <w:divBdr>
        <w:top w:val="none" w:sz="0" w:space="0" w:color="auto"/>
        <w:left w:val="none" w:sz="0" w:space="0" w:color="auto"/>
        <w:bottom w:val="none" w:sz="0" w:space="0" w:color="auto"/>
        <w:right w:val="none" w:sz="0" w:space="0" w:color="auto"/>
      </w:divBdr>
    </w:div>
    <w:div w:id="1421681819">
      <w:marLeft w:val="0"/>
      <w:marRight w:val="0"/>
      <w:marTop w:val="0"/>
      <w:marBottom w:val="0"/>
      <w:divBdr>
        <w:top w:val="none" w:sz="0" w:space="0" w:color="auto"/>
        <w:left w:val="none" w:sz="0" w:space="0" w:color="auto"/>
        <w:bottom w:val="none" w:sz="0" w:space="0" w:color="auto"/>
        <w:right w:val="none" w:sz="0" w:space="0" w:color="auto"/>
      </w:divBdr>
    </w:div>
    <w:div w:id="1421681820">
      <w:marLeft w:val="0"/>
      <w:marRight w:val="0"/>
      <w:marTop w:val="0"/>
      <w:marBottom w:val="0"/>
      <w:divBdr>
        <w:top w:val="none" w:sz="0" w:space="0" w:color="auto"/>
        <w:left w:val="none" w:sz="0" w:space="0" w:color="auto"/>
        <w:bottom w:val="none" w:sz="0" w:space="0" w:color="auto"/>
        <w:right w:val="none" w:sz="0" w:space="0" w:color="auto"/>
      </w:divBdr>
    </w:div>
    <w:div w:id="1421681822">
      <w:marLeft w:val="0"/>
      <w:marRight w:val="0"/>
      <w:marTop w:val="0"/>
      <w:marBottom w:val="0"/>
      <w:divBdr>
        <w:top w:val="none" w:sz="0" w:space="0" w:color="auto"/>
        <w:left w:val="none" w:sz="0" w:space="0" w:color="auto"/>
        <w:bottom w:val="none" w:sz="0" w:space="0" w:color="auto"/>
        <w:right w:val="none" w:sz="0" w:space="0" w:color="auto"/>
      </w:divBdr>
    </w:div>
    <w:div w:id="1421681824">
      <w:marLeft w:val="0"/>
      <w:marRight w:val="0"/>
      <w:marTop w:val="0"/>
      <w:marBottom w:val="0"/>
      <w:divBdr>
        <w:top w:val="none" w:sz="0" w:space="0" w:color="auto"/>
        <w:left w:val="none" w:sz="0" w:space="0" w:color="auto"/>
        <w:bottom w:val="none" w:sz="0" w:space="0" w:color="auto"/>
        <w:right w:val="none" w:sz="0" w:space="0" w:color="auto"/>
      </w:divBdr>
    </w:div>
    <w:div w:id="1421681825">
      <w:marLeft w:val="0"/>
      <w:marRight w:val="0"/>
      <w:marTop w:val="0"/>
      <w:marBottom w:val="0"/>
      <w:divBdr>
        <w:top w:val="none" w:sz="0" w:space="0" w:color="auto"/>
        <w:left w:val="none" w:sz="0" w:space="0" w:color="auto"/>
        <w:bottom w:val="none" w:sz="0" w:space="0" w:color="auto"/>
        <w:right w:val="none" w:sz="0" w:space="0" w:color="auto"/>
      </w:divBdr>
    </w:div>
    <w:div w:id="1421681827">
      <w:marLeft w:val="0"/>
      <w:marRight w:val="0"/>
      <w:marTop w:val="0"/>
      <w:marBottom w:val="0"/>
      <w:divBdr>
        <w:top w:val="none" w:sz="0" w:space="0" w:color="auto"/>
        <w:left w:val="none" w:sz="0" w:space="0" w:color="auto"/>
        <w:bottom w:val="none" w:sz="0" w:space="0" w:color="auto"/>
        <w:right w:val="none" w:sz="0" w:space="0" w:color="auto"/>
      </w:divBdr>
    </w:div>
    <w:div w:id="1421681830">
      <w:marLeft w:val="0"/>
      <w:marRight w:val="0"/>
      <w:marTop w:val="0"/>
      <w:marBottom w:val="0"/>
      <w:divBdr>
        <w:top w:val="none" w:sz="0" w:space="0" w:color="auto"/>
        <w:left w:val="none" w:sz="0" w:space="0" w:color="auto"/>
        <w:bottom w:val="none" w:sz="0" w:space="0" w:color="auto"/>
        <w:right w:val="none" w:sz="0" w:space="0" w:color="auto"/>
      </w:divBdr>
    </w:div>
    <w:div w:id="1421681831">
      <w:marLeft w:val="0"/>
      <w:marRight w:val="0"/>
      <w:marTop w:val="0"/>
      <w:marBottom w:val="0"/>
      <w:divBdr>
        <w:top w:val="none" w:sz="0" w:space="0" w:color="auto"/>
        <w:left w:val="none" w:sz="0" w:space="0" w:color="auto"/>
        <w:bottom w:val="none" w:sz="0" w:space="0" w:color="auto"/>
        <w:right w:val="none" w:sz="0" w:space="0" w:color="auto"/>
      </w:divBdr>
    </w:div>
    <w:div w:id="1421681832">
      <w:marLeft w:val="0"/>
      <w:marRight w:val="0"/>
      <w:marTop w:val="0"/>
      <w:marBottom w:val="0"/>
      <w:divBdr>
        <w:top w:val="none" w:sz="0" w:space="0" w:color="auto"/>
        <w:left w:val="none" w:sz="0" w:space="0" w:color="auto"/>
        <w:bottom w:val="none" w:sz="0" w:space="0" w:color="auto"/>
        <w:right w:val="none" w:sz="0" w:space="0" w:color="auto"/>
      </w:divBdr>
    </w:div>
    <w:div w:id="1421681833">
      <w:marLeft w:val="0"/>
      <w:marRight w:val="0"/>
      <w:marTop w:val="0"/>
      <w:marBottom w:val="0"/>
      <w:divBdr>
        <w:top w:val="none" w:sz="0" w:space="0" w:color="auto"/>
        <w:left w:val="none" w:sz="0" w:space="0" w:color="auto"/>
        <w:bottom w:val="none" w:sz="0" w:space="0" w:color="auto"/>
        <w:right w:val="none" w:sz="0" w:space="0" w:color="auto"/>
      </w:divBdr>
    </w:div>
    <w:div w:id="1421681834">
      <w:marLeft w:val="0"/>
      <w:marRight w:val="0"/>
      <w:marTop w:val="0"/>
      <w:marBottom w:val="0"/>
      <w:divBdr>
        <w:top w:val="none" w:sz="0" w:space="0" w:color="auto"/>
        <w:left w:val="none" w:sz="0" w:space="0" w:color="auto"/>
        <w:bottom w:val="none" w:sz="0" w:space="0" w:color="auto"/>
        <w:right w:val="none" w:sz="0" w:space="0" w:color="auto"/>
      </w:divBdr>
    </w:div>
    <w:div w:id="1421681836">
      <w:marLeft w:val="0"/>
      <w:marRight w:val="0"/>
      <w:marTop w:val="0"/>
      <w:marBottom w:val="0"/>
      <w:divBdr>
        <w:top w:val="none" w:sz="0" w:space="0" w:color="auto"/>
        <w:left w:val="none" w:sz="0" w:space="0" w:color="auto"/>
        <w:bottom w:val="none" w:sz="0" w:space="0" w:color="auto"/>
        <w:right w:val="none" w:sz="0" w:space="0" w:color="auto"/>
      </w:divBdr>
    </w:div>
    <w:div w:id="1421681838">
      <w:marLeft w:val="0"/>
      <w:marRight w:val="0"/>
      <w:marTop w:val="0"/>
      <w:marBottom w:val="0"/>
      <w:divBdr>
        <w:top w:val="none" w:sz="0" w:space="0" w:color="auto"/>
        <w:left w:val="none" w:sz="0" w:space="0" w:color="auto"/>
        <w:bottom w:val="none" w:sz="0" w:space="0" w:color="auto"/>
        <w:right w:val="none" w:sz="0" w:space="0" w:color="auto"/>
      </w:divBdr>
    </w:div>
    <w:div w:id="1421681839">
      <w:marLeft w:val="0"/>
      <w:marRight w:val="0"/>
      <w:marTop w:val="0"/>
      <w:marBottom w:val="0"/>
      <w:divBdr>
        <w:top w:val="none" w:sz="0" w:space="0" w:color="auto"/>
        <w:left w:val="none" w:sz="0" w:space="0" w:color="auto"/>
        <w:bottom w:val="none" w:sz="0" w:space="0" w:color="auto"/>
        <w:right w:val="none" w:sz="0" w:space="0" w:color="auto"/>
      </w:divBdr>
    </w:div>
    <w:div w:id="1421681843">
      <w:marLeft w:val="0"/>
      <w:marRight w:val="0"/>
      <w:marTop w:val="0"/>
      <w:marBottom w:val="0"/>
      <w:divBdr>
        <w:top w:val="none" w:sz="0" w:space="0" w:color="auto"/>
        <w:left w:val="none" w:sz="0" w:space="0" w:color="auto"/>
        <w:bottom w:val="none" w:sz="0" w:space="0" w:color="auto"/>
        <w:right w:val="none" w:sz="0" w:space="0" w:color="auto"/>
      </w:divBdr>
    </w:div>
    <w:div w:id="1423136834">
      <w:bodyDiv w:val="1"/>
      <w:marLeft w:val="0"/>
      <w:marRight w:val="0"/>
      <w:marTop w:val="0"/>
      <w:marBottom w:val="0"/>
      <w:divBdr>
        <w:top w:val="none" w:sz="0" w:space="0" w:color="auto"/>
        <w:left w:val="none" w:sz="0" w:space="0" w:color="auto"/>
        <w:bottom w:val="none" w:sz="0" w:space="0" w:color="auto"/>
        <w:right w:val="none" w:sz="0" w:space="0" w:color="auto"/>
      </w:divBdr>
    </w:div>
    <w:div w:id="1423603831">
      <w:bodyDiv w:val="1"/>
      <w:marLeft w:val="0"/>
      <w:marRight w:val="0"/>
      <w:marTop w:val="0"/>
      <w:marBottom w:val="0"/>
      <w:divBdr>
        <w:top w:val="none" w:sz="0" w:space="0" w:color="auto"/>
        <w:left w:val="none" w:sz="0" w:space="0" w:color="auto"/>
        <w:bottom w:val="none" w:sz="0" w:space="0" w:color="auto"/>
        <w:right w:val="none" w:sz="0" w:space="0" w:color="auto"/>
      </w:divBdr>
    </w:div>
    <w:div w:id="1428692100">
      <w:bodyDiv w:val="1"/>
      <w:marLeft w:val="0"/>
      <w:marRight w:val="0"/>
      <w:marTop w:val="0"/>
      <w:marBottom w:val="0"/>
      <w:divBdr>
        <w:top w:val="none" w:sz="0" w:space="0" w:color="auto"/>
        <w:left w:val="none" w:sz="0" w:space="0" w:color="auto"/>
        <w:bottom w:val="none" w:sz="0" w:space="0" w:color="auto"/>
        <w:right w:val="none" w:sz="0" w:space="0" w:color="auto"/>
      </w:divBdr>
    </w:div>
    <w:div w:id="1442071797">
      <w:bodyDiv w:val="1"/>
      <w:marLeft w:val="0"/>
      <w:marRight w:val="0"/>
      <w:marTop w:val="0"/>
      <w:marBottom w:val="0"/>
      <w:divBdr>
        <w:top w:val="none" w:sz="0" w:space="0" w:color="auto"/>
        <w:left w:val="none" w:sz="0" w:space="0" w:color="auto"/>
        <w:bottom w:val="none" w:sz="0" w:space="0" w:color="auto"/>
        <w:right w:val="none" w:sz="0" w:space="0" w:color="auto"/>
      </w:divBdr>
    </w:div>
    <w:div w:id="1445687974">
      <w:bodyDiv w:val="1"/>
      <w:marLeft w:val="0"/>
      <w:marRight w:val="0"/>
      <w:marTop w:val="0"/>
      <w:marBottom w:val="0"/>
      <w:divBdr>
        <w:top w:val="none" w:sz="0" w:space="0" w:color="auto"/>
        <w:left w:val="none" w:sz="0" w:space="0" w:color="auto"/>
        <w:bottom w:val="none" w:sz="0" w:space="0" w:color="auto"/>
        <w:right w:val="none" w:sz="0" w:space="0" w:color="auto"/>
      </w:divBdr>
    </w:div>
    <w:div w:id="1446072026">
      <w:bodyDiv w:val="1"/>
      <w:marLeft w:val="0"/>
      <w:marRight w:val="0"/>
      <w:marTop w:val="0"/>
      <w:marBottom w:val="0"/>
      <w:divBdr>
        <w:top w:val="none" w:sz="0" w:space="0" w:color="auto"/>
        <w:left w:val="none" w:sz="0" w:space="0" w:color="auto"/>
        <w:bottom w:val="none" w:sz="0" w:space="0" w:color="auto"/>
        <w:right w:val="none" w:sz="0" w:space="0" w:color="auto"/>
      </w:divBdr>
    </w:div>
    <w:div w:id="1474561848">
      <w:bodyDiv w:val="1"/>
      <w:marLeft w:val="0"/>
      <w:marRight w:val="0"/>
      <w:marTop w:val="0"/>
      <w:marBottom w:val="0"/>
      <w:divBdr>
        <w:top w:val="none" w:sz="0" w:space="0" w:color="auto"/>
        <w:left w:val="none" w:sz="0" w:space="0" w:color="auto"/>
        <w:bottom w:val="none" w:sz="0" w:space="0" w:color="auto"/>
        <w:right w:val="none" w:sz="0" w:space="0" w:color="auto"/>
      </w:divBdr>
    </w:div>
    <w:div w:id="1492023501">
      <w:bodyDiv w:val="1"/>
      <w:marLeft w:val="0"/>
      <w:marRight w:val="0"/>
      <w:marTop w:val="0"/>
      <w:marBottom w:val="0"/>
      <w:divBdr>
        <w:top w:val="none" w:sz="0" w:space="0" w:color="auto"/>
        <w:left w:val="none" w:sz="0" w:space="0" w:color="auto"/>
        <w:bottom w:val="none" w:sz="0" w:space="0" w:color="auto"/>
        <w:right w:val="none" w:sz="0" w:space="0" w:color="auto"/>
      </w:divBdr>
    </w:div>
    <w:div w:id="1500653045">
      <w:bodyDiv w:val="1"/>
      <w:marLeft w:val="0"/>
      <w:marRight w:val="0"/>
      <w:marTop w:val="0"/>
      <w:marBottom w:val="0"/>
      <w:divBdr>
        <w:top w:val="none" w:sz="0" w:space="0" w:color="auto"/>
        <w:left w:val="none" w:sz="0" w:space="0" w:color="auto"/>
        <w:bottom w:val="none" w:sz="0" w:space="0" w:color="auto"/>
        <w:right w:val="none" w:sz="0" w:space="0" w:color="auto"/>
      </w:divBdr>
    </w:div>
    <w:div w:id="1501969405">
      <w:bodyDiv w:val="1"/>
      <w:marLeft w:val="0"/>
      <w:marRight w:val="0"/>
      <w:marTop w:val="0"/>
      <w:marBottom w:val="0"/>
      <w:divBdr>
        <w:top w:val="none" w:sz="0" w:space="0" w:color="auto"/>
        <w:left w:val="none" w:sz="0" w:space="0" w:color="auto"/>
        <w:bottom w:val="none" w:sz="0" w:space="0" w:color="auto"/>
        <w:right w:val="none" w:sz="0" w:space="0" w:color="auto"/>
      </w:divBdr>
    </w:div>
    <w:div w:id="1514032946">
      <w:bodyDiv w:val="1"/>
      <w:marLeft w:val="0"/>
      <w:marRight w:val="0"/>
      <w:marTop w:val="0"/>
      <w:marBottom w:val="0"/>
      <w:divBdr>
        <w:top w:val="none" w:sz="0" w:space="0" w:color="auto"/>
        <w:left w:val="none" w:sz="0" w:space="0" w:color="auto"/>
        <w:bottom w:val="none" w:sz="0" w:space="0" w:color="auto"/>
        <w:right w:val="none" w:sz="0" w:space="0" w:color="auto"/>
      </w:divBdr>
    </w:div>
    <w:div w:id="1519154386">
      <w:bodyDiv w:val="1"/>
      <w:marLeft w:val="0"/>
      <w:marRight w:val="0"/>
      <w:marTop w:val="0"/>
      <w:marBottom w:val="0"/>
      <w:divBdr>
        <w:top w:val="none" w:sz="0" w:space="0" w:color="auto"/>
        <w:left w:val="none" w:sz="0" w:space="0" w:color="auto"/>
        <w:bottom w:val="none" w:sz="0" w:space="0" w:color="auto"/>
        <w:right w:val="none" w:sz="0" w:space="0" w:color="auto"/>
      </w:divBdr>
    </w:div>
    <w:div w:id="1540699758">
      <w:bodyDiv w:val="1"/>
      <w:marLeft w:val="0"/>
      <w:marRight w:val="0"/>
      <w:marTop w:val="0"/>
      <w:marBottom w:val="0"/>
      <w:divBdr>
        <w:top w:val="none" w:sz="0" w:space="0" w:color="auto"/>
        <w:left w:val="none" w:sz="0" w:space="0" w:color="auto"/>
        <w:bottom w:val="none" w:sz="0" w:space="0" w:color="auto"/>
        <w:right w:val="none" w:sz="0" w:space="0" w:color="auto"/>
      </w:divBdr>
    </w:div>
    <w:div w:id="1547721047">
      <w:bodyDiv w:val="1"/>
      <w:marLeft w:val="0"/>
      <w:marRight w:val="0"/>
      <w:marTop w:val="0"/>
      <w:marBottom w:val="0"/>
      <w:divBdr>
        <w:top w:val="none" w:sz="0" w:space="0" w:color="auto"/>
        <w:left w:val="none" w:sz="0" w:space="0" w:color="auto"/>
        <w:bottom w:val="none" w:sz="0" w:space="0" w:color="auto"/>
        <w:right w:val="none" w:sz="0" w:space="0" w:color="auto"/>
      </w:divBdr>
      <w:divsChild>
        <w:div w:id="1033265466">
          <w:marLeft w:val="446"/>
          <w:marRight w:val="0"/>
          <w:marTop w:val="0"/>
          <w:marBottom w:val="0"/>
          <w:divBdr>
            <w:top w:val="none" w:sz="0" w:space="0" w:color="auto"/>
            <w:left w:val="none" w:sz="0" w:space="0" w:color="auto"/>
            <w:bottom w:val="none" w:sz="0" w:space="0" w:color="auto"/>
            <w:right w:val="none" w:sz="0" w:space="0" w:color="auto"/>
          </w:divBdr>
        </w:div>
        <w:div w:id="195123702">
          <w:marLeft w:val="446"/>
          <w:marRight w:val="0"/>
          <w:marTop w:val="0"/>
          <w:marBottom w:val="0"/>
          <w:divBdr>
            <w:top w:val="none" w:sz="0" w:space="0" w:color="auto"/>
            <w:left w:val="none" w:sz="0" w:space="0" w:color="auto"/>
            <w:bottom w:val="none" w:sz="0" w:space="0" w:color="auto"/>
            <w:right w:val="none" w:sz="0" w:space="0" w:color="auto"/>
          </w:divBdr>
        </w:div>
      </w:divsChild>
    </w:div>
    <w:div w:id="1554586553">
      <w:bodyDiv w:val="1"/>
      <w:marLeft w:val="0"/>
      <w:marRight w:val="0"/>
      <w:marTop w:val="0"/>
      <w:marBottom w:val="0"/>
      <w:divBdr>
        <w:top w:val="none" w:sz="0" w:space="0" w:color="auto"/>
        <w:left w:val="none" w:sz="0" w:space="0" w:color="auto"/>
        <w:bottom w:val="none" w:sz="0" w:space="0" w:color="auto"/>
        <w:right w:val="none" w:sz="0" w:space="0" w:color="auto"/>
      </w:divBdr>
    </w:div>
    <w:div w:id="1557158519">
      <w:bodyDiv w:val="1"/>
      <w:marLeft w:val="0"/>
      <w:marRight w:val="0"/>
      <w:marTop w:val="0"/>
      <w:marBottom w:val="0"/>
      <w:divBdr>
        <w:top w:val="none" w:sz="0" w:space="0" w:color="auto"/>
        <w:left w:val="none" w:sz="0" w:space="0" w:color="auto"/>
        <w:bottom w:val="none" w:sz="0" w:space="0" w:color="auto"/>
        <w:right w:val="none" w:sz="0" w:space="0" w:color="auto"/>
      </w:divBdr>
    </w:div>
    <w:div w:id="1564292514">
      <w:bodyDiv w:val="1"/>
      <w:marLeft w:val="0"/>
      <w:marRight w:val="0"/>
      <w:marTop w:val="0"/>
      <w:marBottom w:val="0"/>
      <w:divBdr>
        <w:top w:val="none" w:sz="0" w:space="0" w:color="auto"/>
        <w:left w:val="none" w:sz="0" w:space="0" w:color="auto"/>
        <w:bottom w:val="none" w:sz="0" w:space="0" w:color="auto"/>
        <w:right w:val="none" w:sz="0" w:space="0" w:color="auto"/>
      </w:divBdr>
      <w:divsChild>
        <w:div w:id="792555592">
          <w:marLeft w:val="0"/>
          <w:marRight w:val="0"/>
          <w:marTop w:val="115"/>
          <w:marBottom w:val="0"/>
          <w:divBdr>
            <w:top w:val="none" w:sz="0" w:space="0" w:color="auto"/>
            <w:left w:val="none" w:sz="0" w:space="0" w:color="auto"/>
            <w:bottom w:val="none" w:sz="0" w:space="0" w:color="auto"/>
            <w:right w:val="none" w:sz="0" w:space="0" w:color="auto"/>
          </w:divBdr>
        </w:div>
        <w:div w:id="1164663033">
          <w:marLeft w:val="1800"/>
          <w:marRight w:val="0"/>
          <w:marTop w:val="115"/>
          <w:marBottom w:val="0"/>
          <w:divBdr>
            <w:top w:val="none" w:sz="0" w:space="0" w:color="auto"/>
            <w:left w:val="none" w:sz="0" w:space="0" w:color="auto"/>
            <w:bottom w:val="none" w:sz="0" w:space="0" w:color="auto"/>
            <w:right w:val="none" w:sz="0" w:space="0" w:color="auto"/>
          </w:divBdr>
        </w:div>
        <w:div w:id="2042513068">
          <w:marLeft w:val="1166"/>
          <w:marRight w:val="0"/>
          <w:marTop w:val="115"/>
          <w:marBottom w:val="0"/>
          <w:divBdr>
            <w:top w:val="none" w:sz="0" w:space="0" w:color="auto"/>
            <w:left w:val="none" w:sz="0" w:space="0" w:color="auto"/>
            <w:bottom w:val="none" w:sz="0" w:space="0" w:color="auto"/>
            <w:right w:val="none" w:sz="0" w:space="0" w:color="auto"/>
          </w:divBdr>
        </w:div>
      </w:divsChild>
    </w:div>
    <w:div w:id="1564560455">
      <w:bodyDiv w:val="1"/>
      <w:marLeft w:val="0"/>
      <w:marRight w:val="0"/>
      <w:marTop w:val="0"/>
      <w:marBottom w:val="0"/>
      <w:divBdr>
        <w:top w:val="none" w:sz="0" w:space="0" w:color="auto"/>
        <w:left w:val="none" w:sz="0" w:space="0" w:color="auto"/>
        <w:bottom w:val="none" w:sz="0" w:space="0" w:color="auto"/>
        <w:right w:val="none" w:sz="0" w:space="0" w:color="auto"/>
      </w:divBdr>
    </w:div>
    <w:div w:id="1592281097">
      <w:bodyDiv w:val="1"/>
      <w:marLeft w:val="0"/>
      <w:marRight w:val="0"/>
      <w:marTop w:val="0"/>
      <w:marBottom w:val="0"/>
      <w:divBdr>
        <w:top w:val="none" w:sz="0" w:space="0" w:color="auto"/>
        <w:left w:val="none" w:sz="0" w:space="0" w:color="auto"/>
        <w:bottom w:val="none" w:sz="0" w:space="0" w:color="auto"/>
        <w:right w:val="none" w:sz="0" w:space="0" w:color="auto"/>
      </w:divBdr>
    </w:div>
    <w:div w:id="1610237775">
      <w:bodyDiv w:val="1"/>
      <w:marLeft w:val="0"/>
      <w:marRight w:val="0"/>
      <w:marTop w:val="0"/>
      <w:marBottom w:val="0"/>
      <w:divBdr>
        <w:top w:val="none" w:sz="0" w:space="0" w:color="auto"/>
        <w:left w:val="none" w:sz="0" w:space="0" w:color="auto"/>
        <w:bottom w:val="none" w:sz="0" w:space="0" w:color="auto"/>
        <w:right w:val="none" w:sz="0" w:space="0" w:color="auto"/>
      </w:divBdr>
    </w:div>
    <w:div w:id="1610551606">
      <w:bodyDiv w:val="1"/>
      <w:marLeft w:val="0"/>
      <w:marRight w:val="0"/>
      <w:marTop w:val="0"/>
      <w:marBottom w:val="0"/>
      <w:divBdr>
        <w:top w:val="none" w:sz="0" w:space="0" w:color="auto"/>
        <w:left w:val="none" w:sz="0" w:space="0" w:color="auto"/>
        <w:bottom w:val="none" w:sz="0" w:space="0" w:color="auto"/>
        <w:right w:val="none" w:sz="0" w:space="0" w:color="auto"/>
      </w:divBdr>
    </w:div>
    <w:div w:id="1625961978">
      <w:bodyDiv w:val="1"/>
      <w:marLeft w:val="0"/>
      <w:marRight w:val="0"/>
      <w:marTop w:val="0"/>
      <w:marBottom w:val="0"/>
      <w:divBdr>
        <w:top w:val="none" w:sz="0" w:space="0" w:color="auto"/>
        <w:left w:val="none" w:sz="0" w:space="0" w:color="auto"/>
        <w:bottom w:val="none" w:sz="0" w:space="0" w:color="auto"/>
        <w:right w:val="none" w:sz="0" w:space="0" w:color="auto"/>
      </w:divBdr>
    </w:div>
    <w:div w:id="1627347889">
      <w:bodyDiv w:val="1"/>
      <w:marLeft w:val="0"/>
      <w:marRight w:val="0"/>
      <w:marTop w:val="0"/>
      <w:marBottom w:val="0"/>
      <w:divBdr>
        <w:top w:val="none" w:sz="0" w:space="0" w:color="auto"/>
        <w:left w:val="none" w:sz="0" w:space="0" w:color="auto"/>
        <w:bottom w:val="none" w:sz="0" w:space="0" w:color="auto"/>
        <w:right w:val="none" w:sz="0" w:space="0" w:color="auto"/>
      </w:divBdr>
    </w:div>
    <w:div w:id="1629969224">
      <w:bodyDiv w:val="1"/>
      <w:marLeft w:val="0"/>
      <w:marRight w:val="0"/>
      <w:marTop w:val="0"/>
      <w:marBottom w:val="0"/>
      <w:divBdr>
        <w:top w:val="none" w:sz="0" w:space="0" w:color="auto"/>
        <w:left w:val="none" w:sz="0" w:space="0" w:color="auto"/>
        <w:bottom w:val="none" w:sz="0" w:space="0" w:color="auto"/>
        <w:right w:val="none" w:sz="0" w:space="0" w:color="auto"/>
      </w:divBdr>
    </w:div>
    <w:div w:id="1631401174">
      <w:bodyDiv w:val="1"/>
      <w:marLeft w:val="0"/>
      <w:marRight w:val="0"/>
      <w:marTop w:val="0"/>
      <w:marBottom w:val="0"/>
      <w:divBdr>
        <w:top w:val="none" w:sz="0" w:space="0" w:color="auto"/>
        <w:left w:val="none" w:sz="0" w:space="0" w:color="auto"/>
        <w:bottom w:val="none" w:sz="0" w:space="0" w:color="auto"/>
        <w:right w:val="none" w:sz="0" w:space="0" w:color="auto"/>
      </w:divBdr>
    </w:div>
    <w:div w:id="1635669834">
      <w:bodyDiv w:val="1"/>
      <w:marLeft w:val="0"/>
      <w:marRight w:val="0"/>
      <w:marTop w:val="0"/>
      <w:marBottom w:val="0"/>
      <w:divBdr>
        <w:top w:val="none" w:sz="0" w:space="0" w:color="auto"/>
        <w:left w:val="none" w:sz="0" w:space="0" w:color="auto"/>
        <w:bottom w:val="none" w:sz="0" w:space="0" w:color="auto"/>
        <w:right w:val="none" w:sz="0" w:space="0" w:color="auto"/>
      </w:divBdr>
      <w:divsChild>
        <w:div w:id="269776545">
          <w:marLeft w:val="2520"/>
          <w:marRight w:val="0"/>
          <w:marTop w:val="96"/>
          <w:marBottom w:val="0"/>
          <w:divBdr>
            <w:top w:val="none" w:sz="0" w:space="0" w:color="auto"/>
            <w:left w:val="none" w:sz="0" w:space="0" w:color="auto"/>
            <w:bottom w:val="none" w:sz="0" w:space="0" w:color="auto"/>
            <w:right w:val="none" w:sz="0" w:space="0" w:color="auto"/>
          </w:divBdr>
        </w:div>
        <w:div w:id="273293815">
          <w:marLeft w:val="1166"/>
          <w:marRight w:val="0"/>
          <w:marTop w:val="115"/>
          <w:marBottom w:val="0"/>
          <w:divBdr>
            <w:top w:val="none" w:sz="0" w:space="0" w:color="auto"/>
            <w:left w:val="none" w:sz="0" w:space="0" w:color="auto"/>
            <w:bottom w:val="none" w:sz="0" w:space="0" w:color="auto"/>
            <w:right w:val="none" w:sz="0" w:space="0" w:color="auto"/>
          </w:divBdr>
        </w:div>
        <w:div w:id="433860624">
          <w:marLeft w:val="2520"/>
          <w:marRight w:val="0"/>
          <w:marTop w:val="96"/>
          <w:marBottom w:val="0"/>
          <w:divBdr>
            <w:top w:val="none" w:sz="0" w:space="0" w:color="auto"/>
            <w:left w:val="none" w:sz="0" w:space="0" w:color="auto"/>
            <w:bottom w:val="none" w:sz="0" w:space="0" w:color="auto"/>
            <w:right w:val="none" w:sz="0" w:space="0" w:color="auto"/>
          </w:divBdr>
        </w:div>
        <w:div w:id="1154184432">
          <w:marLeft w:val="1800"/>
          <w:marRight w:val="0"/>
          <w:marTop w:val="115"/>
          <w:marBottom w:val="0"/>
          <w:divBdr>
            <w:top w:val="none" w:sz="0" w:space="0" w:color="auto"/>
            <w:left w:val="none" w:sz="0" w:space="0" w:color="auto"/>
            <w:bottom w:val="none" w:sz="0" w:space="0" w:color="auto"/>
            <w:right w:val="none" w:sz="0" w:space="0" w:color="auto"/>
          </w:divBdr>
        </w:div>
        <w:div w:id="1727220511">
          <w:marLeft w:val="0"/>
          <w:marRight w:val="0"/>
          <w:marTop w:val="115"/>
          <w:marBottom w:val="0"/>
          <w:divBdr>
            <w:top w:val="none" w:sz="0" w:space="0" w:color="auto"/>
            <w:left w:val="none" w:sz="0" w:space="0" w:color="auto"/>
            <w:bottom w:val="none" w:sz="0" w:space="0" w:color="auto"/>
            <w:right w:val="none" w:sz="0" w:space="0" w:color="auto"/>
          </w:divBdr>
        </w:div>
        <w:div w:id="2006857630">
          <w:marLeft w:val="2520"/>
          <w:marRight w:val="0"/>
          <w:marTop w:val="96"/>
          <w:marBottom w:val="0"/>
          <w:divBdr>
            <w:top w:val="none" w:sz="0" w:space="0" w:color="auto"/>
            <w:left w:val="none" w:sz="0" w:space="0" w:color="auto"/>
            <w:bottom w:val="none" w:sz="0" w:space="0" w:color="auto"/>
            <w:right w:val="none" w:sz="0" w:space="0" w:color="auto"/>
          </w:divBdr>
        </w:div>
        <w:div w:id="2007055640">
          <w:marLeft w:val="3240"/>
          <w:marRight w:val="0"/>
          <w:marTop w:val="96"/>
          <w:marBottom w:val="0"/>
          <w:divBdr>
            <w:top w:val="none" w:sz="0" w:space="0" w:color="auto"/>
            <w:left w:val="none" w:sz="0" w:space="0" w:color="auto"/>
            <w:bottom w:val="none" w:sz="0" w:space="0" w:color="auto"/>
            <w:right w:val="none" w:sz="0" w:space="0" w:color="auto"/>
          </w:divBdr>
        </w:div>
      </w:divsChild>
    </w:div>
    <w:div w:id="1644119762">
      <w:bodyDiv w:val="1"/>
      <w:marLeft w:val="0"/>
      <w:marRight w:val="0"/>
      <w:marTop w:val="0"/>
      <w:marBottom w:val="0"/>
      <w:divBdr>
        <w:top w:val="none" w:sz="0" w:space="0" w:color="auto"/>
        <w:left w:val="none" w:sz="0" w:space="0" w:color="auto"/>
        <w:bottom w:val="none" w:sz="0" w:space="0" w:color="auto"/>
        <w:right w:val="none" w:sz="0" w:space="0" w:color="auto"/>
      </w:divBdr>
    </w:div>
    <w:div w:id="1658922934">
      <w:bodyDiv w:val="1"/>
      <w:marLeft w:val="0"/>
      <w:marRight w:val="0"/>
      <w:marTop w:val="0"/>
      <w:marBottom w:val="0"/>
      <w:divBdr>
        <w:top w:val="none" w:sz="0" w:space="0" w:color="auto"/>
        <w:left w:val="none" w:sz="0" w:space="0" w:color="auto"/>
        <w:bottom w:val="none" w:sz="0" w:space="0" w:color="auto"/>
        <w:right w:val="none" w:sz="0" w:space="0" w:color="auto"/>
      </w:divBdr>
      <w:divsChild>
        <w:div w:id="86267465">
          <w:marLeft w:val="0"/>
          <w:marRight w:val="0"/>
          <w:marTop w:val="60"/>
          <w:marBottom w:val="60"/>
          <w:divBdr>
            <w:top w:val="none" w:sz="0" w:space="0" w:color="auto"/>
            <w:left w:val="none" w:sz="0" w:space="0" w:color="auto"/>
            <w:bottom w:val="none" w:sz="0" w:space="0" w:color="auto"/>
            <w:right w:val="none" w:sz="0" w:space="0" w:color="auto"/>
          </w:divBdr>
        </w:div>
        <w:div w:id="337318098">
          <w:marLeft w:val="0"/>
          <w:marRight w:val="0"/>
          <w:marTop w:val="60"/>
          <w:marBottom w:val="60"/>
          <w:divBdr>
            <w:top w:val="none" w:sz="0" w:space="0" w:color="auto"/>
            <w:left w:val="none" w:sz="0" w:space="0" w:color="auto"/>
            <w:bottom w:val="none" w:sz="0" w:space="0" w:color="auto"/>
            <w:right w:val="none" w:sz="0" w:space="0" w:color="auto"/>
          </w:divBdr>
        </w:div>
        <w:div w:id="581648119">
          <w:marLeft w:val="0"/>
          <w:marRight w:val="0"/>
          <w:marTop w:val="60"/>
          <w:marBottom w:val="60"/>
          <w:divBdr>
            <w:top w:val="none" w:sz="0" w:space="0" w:color="auto"/>
            <w:left w:val="none" w:sz="0" w:space="0" w:color="auto"/>
            <w:bottom w:val="none" w:sz="0" w:space="0" w:color="auto"/>
            <w:right w:val="none" w:sz="0" w:space="0" w:color="auto"/>
          </w:divBdr>
        </w:div>
        <w:div w:id="1023365511">
          <w:marLeft w:val="0"/>
          <w:marRight w:val="0"/>
          <w:marTop w:val="60"/>
          <w:marBottom w:val="60"/>
          <w:divBdr>
            <w:top w:val="none" w:sz="0" w:space="0" w:color="auto"/>
            <w:left w:val="none" w:sz="0" w:space="0" w:color="auto"/>
            <w:bottom w:val="none" w:sz="0" w:space="0" w:color="auto"/>
            <w:right w:val="none" w:sz="0" w:space="0" w:color="auto"/>
          </w:divBdr>
        </w:div>
        <w:div w:id="1060904693">
          <w:marLeft w:val="0"/>
          <w:marRight w:val="0"/>
          <w:marTop w:val="60"/>
          <w:marBottom w:val="60"/>
          <w:divBdr>
            <w:top w:val="none" w:sz="0" w:space="0" w:color="auto"/>
            <w:left w:val="none" w:sz="0" w:space="0" w:color="auto"/>
            <w:bottom w:val="none" w:sz="0" w:space="0" w:color="auto"/>
            <w:right w:val="none" w:sz="0" w:space="0" w:color="auto"/>
          </w:divBdr>
        </w:div>
        <w:div w:id="1540431880">
          <w:marLeft w:val="0"/>
          <w:marRight w:val="0"/>
          <w:marTop w:val="60"/>
          <w:marBottom w:val="60"/>
          <w:divBdr>
            <w:top w:val="none" w:sz="0" w:space="0" w:color="auto"/>
            <w:left w:val="none" w:sz="0" w:space="0" w:color="auto"/>
            <w:bottom w:val="none" w:sz="0" w:space="0" w:color="auto"/>
            <w:right w:val="none" w:sz="0" w:space="0" w:color="auto"/>
          </w:divBdr>
        </w:div>
        <w:div w:id="1653604472">
          <w:marLeft w:val="0"/>
          <w:marRight w:val="0"/>
          <w:marTop w:val="60"/>
          <w:marBottom w:val="60"/>
          <w:divBdr>
            <w:top w:val="none" w:sz="0" w:space="0" w:color="auto"/>
            <w:left w:val="none" w:sz="0" w:space="0" w:color="auto"/>
            <w:bottom w:val="none" w:sz="0" w:space="0" w:color="auto"/>
            <w:right w:val="none" w:sz="0" w:space="0" w:color="auto"/>
          </w:divBdr>
        </w:div>
        <w:div w:id="1847093061">
          <w:marLeft w:val="0"/>
          <w:marRight w:val="0"/>
          <w:marTop w:val="60"/>
          <w:marBottom w:val="60"/>
          <w:divBdr>
            <w:top w:val="none" w:sz="0" w:space="0" w:color="auto"/>
            <w:left w:val="none" w:sz="0" w:space="0" w:color="auto"/>
            <w:bottom w:val="none" w:sz="0" w:space="0" w:color="auto"/>
            <w:right w:val="none" w:sz="0" w:space="0" w:color="auto"/>
          </w:divBdr>
        </w:div>
        <w:div w:id="2121027606">
          <w:marLeft w:val="0"/>
          <w:marRight w:val="0"/>
          <w:marTop w:val="60"/>
          <w:marBottom w:val="60"/>
          <w:divBdr>
            <w:top w:val="none" w:sz="0" w:space="0" w:color="auto"/>
            <w:left w:val="none" w:sz="0" w:space="0" w:color="auto"/>
            <w:bottom w:val="none" w:sz="0" w:space="0" w:color="auto"/>
            <w:right w:val="none" w:sz="0" w:space="0" w:color="auto"/>
          </w:divBdr>
        </w:div>
      </w:divsChild>
    </w:div>
    <w:div w:id="1669861717">
      <w:bodyDiv w:val="1"/>
      <w:marLeft w:val="0"/>
      <w:marRight w:val="0"/>
      <w:marTop w:val="0"/>
      <w:marBottom w:val="0"/>
      <w:divBdr>
        <w:top w:val="none" w:sz="0" w:space="0" w:color="auto"/>
        <w:left w:val="none" w:sz="0" w:space="0" w:color="auto"/>
        <w:bottom w:val="none" w:sz="0" w:space="0" w:color="auto"/>
        <w:right w:val="none" w:sz="0" w:space="0" w:color="auto"/>
      </w:divBdr>
      <w:divsChild>
        <w:div w:id="220753970">
          <w:marLeft w:val="0"/>
          <w:marRight w:val="0"/>
          <w:marTop w:val="86"/>
          <w:marBottom w:val="0"/>
          <w:divBdr>
            <w:top w:val="none" w:sz="0" w:space="0" w:color="auto"/>
            <w:left w:val="none" w:sz="0" w:space="0" w:color="auto"/>
            <w:bottom w:val="none" w:sz="0" w:space="0" w:color="auto"/>
            <w:right w:val="none" w:sz="0" w:space="0" w:color="auto"/>
          </w:divBdr>
        </w:div>
        <w:div w:id="1148211592">
          <w:marLeft w:val="0"/>
          <w:marRight w:val="0"/>
          <w:marTop w:val="86"/>
          <w:marBottom w:val="0"/>
          <w:divBdr>
            <w:top w:val="none" w:sz="0" w:space="0" w:color="auto"/>
            <w:left w:val="none" w:sz="0" w:space="0" w:color="auto"/>
            <w:bottom w:val="none" w:sz="0" w:space="0" w:color="auto"/>
            <w:right w:val="none" w:sz="0" w:space="0" w:color="auto"/>
          </w:divBdr>
        </w:div>
        <w:div w:id="1252160920">
          <w:marLeft w:val="0"/>
          <w:marRight w:val="0"/>
          <w:marTop w:val="86"/>
          <w:marBottom w:val="0"/>
          <w:divBdr>
            <w:top w:val="none" w:sz="0" w:space="0" w:color="auto"/>
            <w:left w:val="none" w:sz="0" w:space="0" w:color="auto"/>
            <w:bottom w:val="none" w:sz="0" w:space="0" w:color="auto"/>
            <w:right w:val="none" w:sz="0" w:space="0" w:color="auto"/>
          </w:divBdr>
        </w:div>
      </w:divsChild>
    </w:div>
    <w:div w:id="1689942662">
      <w:bodyDiv w:val="1"/>
      <w:marLeft w:val="0"/>
      <w:marRight w:val="0"/>
      <w:marTop w:val="0"/>
      <w:marBottom w:val="0"/>
      <w:divBdr>
        <w:top w:val="none" w:sz="0" w:space="0" w:color="auto"/>
        <w:left w:val="none" w:sz="0" w:space="0" w:color="auto"/>
        <w:bottom w:val="none" w:sz="0" w:space="0" w:color="auto"/>
        <w:right w:val="none" w:sz="0" w:space="0" w:color="auto"/>
      </w:divBdr>
    </w:div>
    <w:div w:id="1718821273">
      <w:bodyDiv w:val="1"/>
      <w:marLeft w:val="0"/>
      <w:marRight w:val="0"/>
      <w:marTop w:val="0"/>
      <w:marBottom w:val="0"/>
      <w:divBdr>
        <w:top w:val="none" w:sz="0" w:space="0" w:color="auto"/>
        <w:left w:val="none" w:sz="0" w:space="0" w:color="auto"/>
        <w:bottom w:val="none" w:sz="0" w:space="0" w:color="auto"/>
        <w:right w:val="none" w:sz="0" w:space="0" w:color="auto"/>
      </w:divBdr>
    </w:div>
    <w:div w:id="1760101294">
      <w:bodyDiv w:val="1"/>
      <w:marLeft w:val="0"/>
      <w:marRight w:val="0"/>
      <w:marTop w:val="0"/>
      <w:marBottom w:val="0"/>
      <w:divBdr>
        <w:top w:val="none" w:sz="0" w:space="0" w:color="auto"/>
        <w:left w:val="none" w:sz="0" w:space="0" w:color="auto"/>
        <w:bottom w:val="none" w:sz="0" w:space="0" w:color="auto"/>
        <w:right w:val="none" w:sz="0" w:space="0" w:color="auto"/>
      </w:divBdr>
    </w:div>
    <w:div w:id="1761637691">
      <w:bodyDiv w:val="1"/>
      <w:marLeft w:val="0"/>
      <w:marRight w:val="0"/>
      <w:marTop w:val="0"/>
      <w:marBottom w:val="0"/>
      <w:divBdr>
        <w:top w:val="none" w:sz="0" w:space="0" w:color="auto"/>
        <w:left w:val="none" w:sz="0" w:space="0" w:color="auto"/>
        <w:bottom w:val="none" w:sz="0" w:space="0" w:color="auto"/>
        <w:right w:val="none" w:sz="0" w:space="0" w:color="auto"/>
      </w:divBdr>
    </w:div>
    <w:div w:id="1772817509">
      <w:bodyDiv w:val="1"/>
      <w:marLeft w:val="0"/>
      <w:marRight w:val="0"/>
      <w:marTop w:val="0"/>
      <w:marBottom w:val="0"/>
      <w:divBdr>
        <w:top w:val="none" w:sz="0" w:space="0" w:color="auto"/>
        <w:left w:val="none" w:sz="0" w:space="0" w:color="auto"/>
        <w:bottom w:val="none" w:sz="0" w:space="0" w:color="auto"/>
        <w:right w:val="none" w:sz="0" w:space="0" w:color="auto"/>
      </w:divBdr>
    </w:div>
    <w:div w:id="1775588483">
      <w:bodyDiv w:val="1"/>
      <w:marLeft w:val="0"/>
      <w:marRight w:val="0"/>
      <w:marTop w:val="0"/>
      <w:marBottom w:val="0"/>
      <w:divBdr>
        <w:top w:val="none" w:sz="0" w:space="0" w:color="auto"/>
        <w:left w:val="none" w:sz="0" w:space="0" w:color="auto"/>
        <w:bottom w:val="none" w:sz="0" w:space="0" w:color="auto"/>
        <w:right w:val="none" w:sz="0" w:space="0" w:color="auto"/>
      </w:divBdr>
    </w:div>
    <w:div w:id="1780640754">
      <w:bodyDiv w:val="1"/>
      <w:marLeft w:val="0"/>
      <w:marRight w:val="0"/>
      <w:marTop w:val="0"/>
      <w:marBottom w:val="0"/>
      <w:divBdr>
        <w:top w:val="none" w:sz="0" w:space="0" w:color="auto"/>
        <w:left w:val="none" w:sz="0" w:space="0" w:color="auto"/>
        <w:bottom w:val="none" w:sz="0" w:space="0" w:color="auto"/>
        <w:right w:val="none" w:sz="0" w:space="0" w:color="auto"/>
      </w:divBdr>
    </w:div>
    <w:div w:id="1783069366">
      <w:bodyDiv w:val="1"/>
      <w:marLeft w:val="0"/>
      <w:marRight w:val="0"/>
      <w:marTop w:val="0"/>
      <w:marBottom w:val="0"/>
      <w:divBdr>
        <w:top w:val="none" w:sz="0" w:space="0" w:color="auto"/>
        <w:left w:val="none" w:sz="0" w:space="0" w:color="auto"/>
        <w:bottom w:val="none" w:sz="0" w:space="0" w:color="auto"/>
        <w:right w:val="none" w:sz="0" w:space="0" w:color="auto"/>
      </w:divBdr>
      <w:divsChild>
        <w:div w:id="367605373">
          <w:marLeft w:val="0"/>
          <w:marRight w:val="0"/>
          <w:marTop w:val="60"/>
          <w:marBottom w:val="60"/>
          <w:divBdr>
            <w:top w:val="none" w:sz="0" w:space="0" w:color="auto"/>
            <w:left w:val="none" w:sz="0" w:space="0" w:color="auto"/>
            <w:bottom w:val="none" w:sz="0" w:space="0" w:color="auto"/>
            <w:right w:val="none" w:sz="0" w:space="0" w:color="auto"/>
          </w:divBdr>
        </w:div>
        <w:div w:id="696542636">
          <w:marLeft w:val="0"/>
          <w:marRight w:val="0"/>
          <w:marTop w:val="60"/>
          <w:marBottom w:val="60"/>
          <w:divBdr>
            <w:top w:val="none" w:sz="0" w:space="0" w:color="auto"/>
            <w:left w:val="none" w:sz="0" w:space="0" w:color="auto"/>
            <w:bottom w:val="none" w:sz="0" w:space="0" w:color="auto"/>
            <w:right w:val="none" w:sz="0" w:space="0" w:color="auto"/>
          </w:divBdr>
        </w:div>
        <w:div w:id="1039470438">
          <w:marLeft w:val="0"/>
          <w:marRight w:val="0"/>
          <w:marTop w:val="60"/>
          <w:marBottom w:val="60"/>
          <w:divBdr>
            <w:top w:val="none" w:sz="0" w:space="0" w:color="auto"/>
            <w:left w:val="none" w:sz="0" w:space="0" w:color="auto"/>
            <w:bottom w:val="none" w:sz="0" w:space="0" w:color="auto"/>
            <w:right w:val="none" w:sz="0" w:space="0" w:color="auto"/>
          </w:divBdr>
        </w:div>
        <w:div w:id="1186288907">
          <w:marLeft w:val="0"/>
          <w:marRight w:val="0"/>
          <w:marTop w:val="60"/>
          <w:marBottom w:val="60"/>
          <w:divBdr>
            <w:top w:val="none" w:sz="0" w:space="0" w:color="auto"/>
            <w:left w:val="none" w:sz="0" w:space="0" w:color="auto"/>
            <w:bottom w:val="none" w:sz="0" w:space="0" w:color="auto"/>
            <w:right w:val="none" w:sz="0" w:space="0" w:color="auto"/>
          </w:divBdr>
        </w:div>
        <w:div w:id="1268540312">
          <w:marLeft w:val="0"/>
          <w:marRight w:val="0"/>
          <w:marTop w:val="60"/>
          <w:marBottom w:val="60"/>
          <w:divBdr>
            <w:top w:val="none" w:sz="0" w:space="0" w:color="auto"/>
            <w:left w:val="none" w:sz="0" w:space="0" w:color="auto"/>
            <w:bottom w:val="none" w:sz="0" w:space="0" w:color="auto"/>
            <w:right w:val="none" w:sz="0" w:space="0" w:color="auto"/>
          </w:divBdr>
        </w:div>
        <w:div w:id="2049262035">
          <w:marLeft w:val="0"/>
          <w:marRight w:val="0"/>
          <w:marTop w:val="60"/>
          <w:marBottom w:val="60"/>
          <w:divBdr>
            <w:top w:val="none" w:sz="0" w:space="0" w:color="auto"/>
            <w:left w:val="none" w:sz="0" w:space="0" w:color="auto"/>
            <w:bottom w:val="none" w:sz="0" w:space="0" w:color="auto"/>
            <w:right w:val="none" w:sz="0" w:space="0" w:color="auto"/>
          </w:divBdr>
        </w:div>
      </w:divsChild>
    </w:div>
    <w:div w:id="1786533015">
      <w:bodyDiv w:val="1"/>
      <w:marLeft w:val="0"/>
      <w:marRight w:val="0"/>
      <w:marTop w:val="0"/>
      <w:marBottom w:val="0"/>
      <w:divBdr>
        <w:top w:val="none" w:sz="0" w:space="0" w:color="auto"/>
        <w:left w:val="none" w:sz="0" w:space="0" w:color="auto"/>
        <w:bottom w:val="none" w:sz="0" w:space="0" w:color="auto"/>
        <w:right w:val="none" w:sz="0" w:space="0" w:color="auto"/>
      </w:divBdr>
    </w:div>
    <w:div w:id="1798793718">
      <w:bodyDiv w:val="1"/>
      <w:marLeft w:val="0"/>
      <w:marRight w:val="0"/>
      <w:marTop w:val="0"/>
      <w:marBottom w:val="0"/>
      <w:divBdr>
        <w:top w:val="none" w:sz="0" w:space="0" w:color="auto"/>
        <w:left w:val="none" w:sz="0" w:space="0" w:color="auto"/>
        <w:bottom w:val="none" w:sz="0" w:space="0" w:color="auto"/>
        <w:right w:val="none" w:sz="0" w:space="0" w:color="auto"/>
      </w:divBdr>
    </w:div>
    <w:div w:id="1812554256">
      <w:bodyDiv w:val="1"/>
      <w:marLeft w:val="0"/>
      <w:marRight w:val="0"/>
      <w:marTop w:val="0"/>
      <w:marBottom w:val="0"/>
      <w:divBdr>
        <w:top w:val="none" w:sz="0" w:space="0" w:color="auto"/>
        <w:left w:val="none" w:sz="0" w:space="0" w:color="auto"/>
        <w:bottom w:val="none" w:sz="0" w:space="0" w:color="auto"/>
        <w:right w:val="none" w:sz="0" w:space="0" w:color="auto"/>
      </w:divBdr>
    </w:div>
    <w:div w:id="1863132157">
      <w:bodyDiv w:val="1"/>
      <w:marLeft w:val="0"/>
      <w:marRight w:val="0"/>
      <w:marTop w:val="0"/>
      <w:marBottom w:val="0"/>
      <w:divBdr>
        <w:top w:val="none" w:sz="0" w:space="0" w:color="auto"/>
        <w:left w:val="none" w:sz="0" w:space="0" w:color="auto"/>
        <w:bottom w:val="none" w:sz="0" w:space="0" w:color="auto"/>
        <w:right w:val="none" w:sz="0" w:space="0" w:color="auto"/>
      </w:divBdr>
    </w:div>
    <w:div w:id="1864971731">
      <w:bodyDiv w:val="1"/>
      <w:marLeft w:val="0"/>
      <w:marRight w:val="0"/>
      <w:marTop w:val="0"/>
      <w:marBottom w:val="0"/>
      <w:divBdr>
        <w:top w:val="none" w:sz="0" w:space="0" w:color="auto"/>
        <w:left w:val="none" w:sz="0" w:space="0" w:color="auto"/>
        <w:bottom w:val="none" w:sz="0" w:space="0" w:color="auto"/>
        <w:right w:val="none" w:sz="0" w:space="0" w:color="auto"/>
      </w:divBdr>
    </w:div>
    <w:div w:id="1879932173">
      <w:bodyDiv w:val="1"/>
      <w:marLeft w:val="0"/>
      <w:marRight w:val="0"/>
      <w:marTop w:val="0"/>
      <w:marBottom w:val="0"/>
      <w:divBdr>
        <w:top w:val="none" w:sz="0" w:space="0" w:color="auto"/>
        <w:left w:val="none" w:sz="0" w:space="0" w:color="auto"/>
        <w:bottom w:val="none" w:sz="0" w:space="0" w:color="auto"/>
        <w:right w:val="none" w:sz="0" w:space="0" w:color="auto"/>
      </w:divBdr>
    </w:div>
    <w:div w:id="1885016653">
      <w:bodyDiv w:val="1"/>
      <w:marLeft w:val="0"/>
      <w:marRight w:val="0"/>
      <w:marTop w:val="0"/>
      <w:marBottom w:val="0"/>
      <w:divBdr>
        <w:top w:val="none" w:sz="0" w:space="0" w:color="auto"/>
        <w:left w:val="none" w:sz="0" w:space="0" w:color="auto"/>
        <w:bottom w:val="none" w:sz="0" w:space="0" w:color="auto"/>
        <w:right w:val="none" w:sz="0" w:space="0" w:color="auto"/>
      </w:divBdr>
    </w:div>
    <w:div w:id="1888562176">
      <w:bodyDiv w:val="1"/>
      <w:marLeft w:val="0"/>
      <w:marRight w:val="0"/>
      <w:marTop w:val="0"/>
      <w:marBottom w:val="0"/>
      <w:divBdr>
        <w:top w:val="none" w:sz="0" w:space="0" w:color="auto"/>
        <w:left w:val="none" w:sz="0" w:space="0" w:color="auto"/>
        <w:bottom w:val="none" w:sz="0" w:space="0" w:color="auto"/>
        <w:right w:val="none" w:sz="0" w:space="0" w:color="auto"/>
      </w:divBdr>
      <w:divsChild>
        <w:div w:id="809052692">
          <w:marLeft w:val="0"/>
          <w:marRight w:val="0"/>
          <w:marTop w:val="86"/>
          <w:marBottom w:val="0"/>
          <w:divBdr>
            <w:top w:val="none" w:sz="0" w:space="0" w:color="auto"/>
            <w:left w:val="none" w:sz="0" w:space="0" w:color="auto"/>
            <w:bottom w:val="none" w:sz="0" w:space="0" w:color="auto"/>
            <w:right w:val="none" w:sz="0" w:space="0" w:color="auto"/>
          </w:divBdr>
        </w:div>
        <w:div w:id="2119565855">
          <w:marLeft w:val="0"/>
          <w:marRight w:val="0"/>
          <w:marTop w:val="86"/>
          <w:marBottom w:val="0"/>
          <w:divBdr>
            <w:top w:val="none" w:sz="0" w:space="0" w:color="auto"/>
            <w:left w:val="none" w:sz="0" w:space="0" w:color="auto"/>
            <w:bottom w:val="none" w:sz="0" w:space="0" w:color="auto"/>
            <w:right w:val="none" w:sz="0" w:space="0" w:color="auto"/>
          </w:divBdr>
        </w:div>
      </w:divsChild>
    </w:div>
    <w:div w:id="1917978408">
      <w:bodyDiv w:val="1"/>
      <w:marLeft w:val="0"/>
      <w:marRight w:val="0"/>
      <w:marTop w:val="0"/>
      <w:marBottom w:val="0"/>
      <w:divBdr>
        <w:top w:val="none" w:sz="0" w:space="0" w:color="auto"/>
        <w:left w:val="none" w:sz="0" w:space="0" w:color="auto"/>
        <w:bottom w:val="none" w:sz="0" w:space="0" w:color="auto"/>
        <w:right w:val="none" w:sz="0" w:space="0" w:color="auto"/>
      </w:divBdr>
    </w:div>
    <w:div w:id="1921408807">
      <w:bodyDiv w:val="1"/>
      <w:marLeft w:val="0"/>
      <w:marRight w:val="0"/>
      <w:marTop w:val="0"/>
      <w:marBottom w:val="0"/>
      <w:divBdr>
        <w:top w:val="none" w:sz="0" w:space="0" w:color="auto"/>
        <w:left w:val="none" w:sz="0" w:space="0" w:color="auto"/>
        <w:bottom w:val="none" w:sz="0" w:space="0" w:color="auto"/>
        <w:right w:val="none" w:sz="0" w:space="0" w:color="auto"/>
      </w:divBdr>
    </w:div>
    <w:div w:id="1924483340">
      <w:bodyDiv w:val="1"/>
      <w:marLeft w:val="0"/>
      <w:marRight w:val="0"/>
      <w:marTop w:val="0"/>
      <w:marBottom w:val="0"/>
      <w:divBdr>
        <w:top w:val="none" w:sz="0" w:space="0" w:color="auto"/>
        <w:left w:val="none" w:sz="0" w:space="0" w:color="auto"/>
        <w:bottom w:val="none" w:sz="0" w:space="0" w:color="auto"/>
        <w:right w:val="none" w:sz="0" w:space="0" w:color="auto"/>
      </w:divBdr>
      <w:divsChild>
        <w:div w:id="139271544">
          <w:marLeft w:val="0"/>
          <w:marRight w:val="0"/>
          <w:marTop w:val="86"/>
          <w:marBottom w:val="0"/>
          <w:divBdr>
            <w:top w:val="none" w:sz="0" w:space="0" w:color="auto"/>
            <w:left w:val="none" w:sz="0" w:space="0" w:color="auto"/>
            <w:bottom w:val="none" w:sz="0" w:space="0" w:color="auto"/>
            <w:right w:val="none" w:sz="0" w:space="0" w:color="auto"/>
          </w:divBdr>
        </w:div>
        <w:div w:id="164177865">
          <w:marLeft w:val="0"/>
          <w:marRight w:val="0"/>
          <w:marTop w:val="86"/>
          <w:marBottom w:val="0"/>
          <w:divBdr>
            <w:top w:val="none" w:sz="0" w:space="0" w:color="auto"/>
            <w:left w:val="none" w:sz="0" w:space="0" w:color="auto"/>
            <w:bottom w:val="none" w:sz="0" w:space="0" w:color="auto"/>
            <w:right w:val="none" w:sz="0" w:space="0" w:color="auto"/>
          </w:divBdr>
        </w:div>
        <w:div w:id="628129716">
          <w:marLeft w:val="0"/>
          <w:marRight w:val="0"/>
          <w:marTop w:val="86"/>
          <w:marBottom w:val="0"/>
          <w:divBdr>
            <w:top w:val="none" w:sz="0" w:space="0" w:color="auto"/>
            <w:left w:val="none" w:sz="0" w:space="0" w:color="auto"/>
            <w:bottom w:val="none" w:sz="0" w:space="0" w:color="auto"/>
            <w:right w:val="none" w:sz="0" w:space="0" w:color="auto"/>
          </w:divBdr>
        </w:div>
        <w:div w:id="1344824005">
          <w:marLeft w:val="0"/>
          <w:marRight w:val="0"/>
          <w:marTop w:val="86"/>
          <w:marBottom w:val="0"/>
          <w:divBdr>
            <w:top w:val="none" w:sz="0" w:space="0" w:color="auto"/>
            <w:left w:val="none" w:sz="0" w:space="0" w:color="auto"/>
            <w:bottom w:val="none" w:sz="0" w:space="0" w:color="auto"/>
            <w:right w:val="none" w:sz="0" w:space="0" w:color="auto"/>
          </w:divBdr>
        </w:div>
        <w:div w:id="1442336148">
          <w:marLeft w:val="0"/>
          <w:marRight w:val="0"/>
          <w:marTop w:val="86"/>
          <w:marBottom w:val="0"/>
          <w:divBdr>
            <w:top w:val="none" w:sz="0" w:space="0" w:color="auto"/>
            <w:left w:val="none" w:sz="0" w:space="0" w:color="auto"/>
            <w:bottom w:val="none" w:sz="0" w:space="0" w:color="auto"/>
            <w:right w:val="none" w:sz="0" w:space="0" w:color="auto"/>
          </w:divBdr>
        </w:div>
        <w:div w:id="1892689985">
          <w:marLeft w:val="0"/>
          <w:marRight w:val="0"/>
          <w:marTop w:val="86"/>
          <w:marBottom w:val="0"/>
          <w:divBdr>
            <w:top w:val="none" w:sz="0" w:space="0" w:color="auto"/>
            <w:left w:val="none" w:sz="0" w:space="0" w:color="auto"/>
            <w:bottom w:val="none" w:sz="0" w:space="0" w:color="auto"/>
            <w:right w:val="none" w:sz="0" w:space="0" w:color="auto"/>
          </w:divBdr>
        </w:div>
        <w:div w:id="1937984664">
          <w:marLeft w:val="0"/>
          <w:marRight w:val="0"/>
          <w:marTop w:val="86"/>
          <w:marBottom w:val="0"/>
          <w:divBdr>
            <w:top w:val="none" w:sz="0" w:space="0" w:color="auto"/>
            <w:left w:val="none" w:sz="0" w:space="0" w:color="auto"/>
            <w:bottom w:val="none" w:sz="0" w:space="0" w:color="auto"/>
            <w:right w:val="none" w:sz="0" w:space="0" w:color="auto"/>
          </w:divBdr>
        </w:div>
      </w:divsChild>
    </w:div>
    <w:div w:id="1929346278">
      <w:bodyDiv w:val="1"/>
      <w:marLeft w:val="0"/>
      <w:marRight w:val="0"/>
      <w:marTop w:val="0"/>
      <w:marBottom w:val="0"/>
      <w:divBdr>
        <w:top w:val="none" w:sz="0" w:space="0" w:color="auto"/>
        <w:left w:val="none" w:sz="0" w:space="0" w:color="auto"/>
        <w:bottom w:val="none" w:sz="0" w:space="0" w:color="auto"/>
        <w:right w:val="none" w:sz="0" w:space="0" w:color="auto"/>
      </w:divBdr>
      <w:divsChild>
        <w:div w:id="922102931">
          <w:marLeft w:val="0"/>
          <w:marRight w:val="0"/>
          <w:marTop w:val="86"/>
          <w:marBottom w:val="0"/>
          <w:divBdr>
            <w:top w:val="none" w:sz="0" w:space="0" w:color="auto"/>
            <w:left w:val="none" w:sz="0" w:space="0" w:color="auto"/>
            <w:bottom w:val="none" w:sz="0" w:space="0" w:color="auto"/>
            <w:right w:val="none" w:sz="0" w:space="0" w:color="auto"/>
          </w:divBdr>
        </w:div>
        <w:div w:id="1510636078">
          <w:marLeft w:val="0"/>
          <w:marRight w:val="0"/>
          <w:marTop w:val="86"/>
          <w:marBottom w:val="0"/>
          <w:divBdr>
            <w:top w:val="none" w:sz="0" w:space="0" w:color="auto"/>
            <w:left w:val="none" w:sz="0" w:space="0" w:color="auto"/>
            <w:bottom w:val="none" w:sz="0" w:space="0" w:color="auto"/>
            <w:right w:val="none" w:sz="0" w:space="0" w:color="auto"/>
          </w:divBdr>
        </w:div>
      </w:divsChild>
    </w:div>
    <w:div w:id="1941715334">
      <w:bodyDiv w:val="1"/>
      <w:marLeft w:val="0"/>
      <w:marRight w:val="0"/>
      <w:marTop w:val="0"/>
      <w:marBottom w:val="0"/>
      <w:divBdr>
        <w:top w:val="none" w:sz="0" w:space="0" w:color="auto"/>
        <w:left w:val="none" w:sz="0" w:space="0" w:color="auto"/>
        <w:bottom w:val="none" w:sz="0" w:space="0" w:color="auto"/>
        <w:right w:val="none" w:sz="0" w:space="0" w:color="auto"/>
      </w:divBdr>
    </w:div>
    <w:div w:id="1956129184">
      <w:bodyDiv w:val="1"/>
      <w:marLeft w:val="0"/>
      <w:marRight w:val="0"/>
      <w:marTop w:val="0"/>
      <w:marBottom w:val="0"/>
      <w:divBdr>
        <w:top w:val="none" w:sz="0" w:space="0" w:color="auto"/>
        <w:left w:val="none" w:sz="0" w:space="0" w:color="auto"/>
        <w:bottom w:val="none" w:sz="0" w:space="0" w:color="auto"/>
        <w:right w:val="none" w:sz="0" w:space="0" w:color="auto"/>
      </w:divBdr>
    </w:div>
    <w:div w:id="1980380246">
      <w:bodyDiv w:val="1"/>
      <w:marLeft w:val="0"/>
      <w:marRight w:val="0"/>
      <w:marTop w:val="0"/>
      <w:marBottom w:val="0"/>
      <w:divBdr>
        <w:top w:val="none" w:sz="0" w:space="0" w:color="auto"/>
        <w:left w:val="none" w:sz="0" w:space="0" w:color="auto"/>
        <w:bottom w:val="none" w:sz="0" w:space="0" w:color="auto"/>
        <w:right w:val="none" w:sz="0" w:space="0" w:color="auto"/>
      </w:divBdr>
    </w:div>
    <w:div w:id="1980452057">
      <w:bodyDiv w:val="1"/>
      <w:marLeft w:val="0"/>
      <w:marRight w:val="0"/>
      <w:marTop w:val="0"/>
      <w:marBottom w:val="0"/>
      <w:divBdr>
        <w:top w:val="none" w:sz="0" w:space="0" w:color="auto"/>
        <w:left w:val="none" w:sz="0" w:space="0" w:color="auto"/>
        <w:bottom w:val="none" w:sz="0" w:space="0" w:color="auto"/>
        <w:right w:val="none" w:sz="0" w:space="0" w:color="auto"/>
      </w:divBdr>
      <w:divsChild>
        <w:div w:id="497112726">
          <w:marLeft w:val="0"/>
          <w:marRight w:val="0"/>
          <w:marTop w:val="86"/>
          <w:marBottom w:val="0"/>
          <w:divBdr>
            <w:top w:val="none" w:sz="0" w:space="0" w:color="auto"/>
            <w:left w:val="none" w:sz="0" w:space="0" w:color="auto"/>
            <w:bottom w:val="none" w:sz="0" w:space="0" w:color="auto"/>
            <w:right w:val="none" w:sz="0" w:space="0" w:color="auto"/>
          </w:divBdr>
        </w:div>
        <w:div w:id="1028676351">
          <w:marLeft w:val="0"/>
          <w:marRight w:val="0"/>
          <w:marTop w:val="86"/>
          <w:marBottom w:val="0"/>
          <w:divBdr>
            <w:top w:val="none" w:sz="0" w:space="0" w:color="auto"/>
            <w:left w:val="none" w:sz="0" w:space="0" w:color="auto"/>
            <w:bottom w:val="none" w:sz="0" w:space="0" w:color="auto"/>
            <w:right w:val="none" w:sz="0" w:space="0" w:color="auto"/>
          </w:divBdr>
        </w:div>
        <w:div w:id="1149442234">
          <w:marLeft w:val="0"/>
          <w:marRight w:val="0"/>
          <w:marTop w:val="86"/>
          <w:marBottom w:val="0"/>
          <w:divBdr>
            <w:top w:val="none" w:sz="0" w:space="0" w:color="auto"/>
            <w:left w:val="none" w:sz="0" w:space="0" w:color="auto"/>
            <w:bottom w:val="none" w:sz="0" w:space="0" w:color="auto"/>
            <w:right w:val="none" w:sz="0" w:space="0" w:color="auto"/>
          </w:divBdr>
        </w:div>
        <w:div w:id="1945186127">
          <w:marLeft w:val="0"/>
          <w:marRight w:val="0"/>
          <w:marTop w:val="86"/>
          <w:marBottom w:val="0"/>
          <w:divBdr>
            <w:top w:val="none" w:sz="0" w:space="0" w:color="auto"/>
            <w:left w:val="none" w:sz="0" w:space="0" w:color="auto"/>
            <w:bottom w:val="none" w:sz="0" w:space="0" w:color="auto"/>
            <w:right w:val="none" w:sz="0" w:space="0" w:color="auto"/>
          </w:divBdr>
        </w:div>
        <w:div w:id="2013337331">
          <w:marLeft w:val="0"/>
          <w:marRight w:val="0"/>
          <w:marTop w:val="86"/>
          <w:marBottom w:val="0"/>
          <w:divBdr>
            <w:top w:val="none" w:sz="0" w:space="0" w:color="auto"/>
            <w:left w:val="none" w:sz="0" w:space="0" w:color="auto"/>
            <w:bottom w:val="none" w:sz="0" w:space="0" w:color="auto"/>
            <w:right w:val="none" w:sz="0" w:space="0" w:color="auto"/>
          </w:divBdr>
        </w:div>
        <w:div w:id="2022316044">
          <w:marLeft w:val="0"/>
          <w:marRight w:val="0"/>
          <w:marTop w:val="86"/>
          <w:marBottom w:val="0"/>
          <w:divBdr>
            <w:top w:val="none" w:sz="0" w:space="0" w:color="auto"/>
            <w:left w:val="none" w:sz="0" w:space="0" w:color="auto"/>
            <w:bottom w:val="none" w:sz="0" w:space="0" w:color="auto"/>
            <w:right w:val="none" w:sz="0" w:space="0" w:color="auto"/>
          </w:divBdr>
        </w:div>
      </w:divsChild>
    </w:div>
    <w:div w:id="1993172894">
      <w:bodyDiv w:val="1"/>
      <w:marLeft w:val="0"/>
      <w:marRight w:val="0"/>
      <w:marTop w:val="0"/>
      <w:marBottom w:val="0"/>
      <w:divBdr>
        <w:top w:val="none" w:sz="0" w:space="0" w:color="auto"/>
        <w:left w:val="none" w:sz="0" w:space="0" w:color="auto"/>
        <w:bottom w:val="none" w:sz="0" w:space="0" w:color="auto"/>
        <w:right w:val="none" w:sz="0" w:space="0" w:color="auto"/>
      </w:divBdr>
    </w:div>
    <w:div w:id="1994214005">
      <w:bodyDiv w:val="1"/>
      <w:marLeft w:val="0"/>
      <w:marRight w:val="0"/>
      <w:marTop w:val="0"/>
      <w:marBottom w:val="0"/>
      <w:divBdr>
        <w:top w:val="none" w:sz="0" w:space="0" w:color="auto"/>
        <w:left w:val="none" w:sz="0" w:space="0" w:color="auto"/>
        <w:bottom w:val="none" w:sz="0" w:space="0" w:color="auto"/>
        <w:right w:val="none" w:sz="0" w:space="0" w:color="auto"/>
      </w:divBdr>
    </w:div>
    <w:div w:id="1994600275">
      <w:bodyDiv w:val="1"/>
      <w:marLeft w:val="0"/>
      <w:marRight w:val="0"/>
      <w:marTop w:val="0"/>
      <w:marBottom w:val="0"/>
      <w:divBdr>
        <w:top w:val="none" w:sz="0" w:space="0" w:color="auto"/>
        <w:left w:val="none" w:sz="0" w:space="0" w:color="auto"/>
        <w:bottom w:val="none" w:sz="0" w:space="0" w:color="auto"/>
        <w:right w:val="none" w:sz="0" w:space="0" w:color="auto"/>
      </w:divBdr>
    </w:div>
    <w:div w:id="1996058210">
      <w:bodyDiv w:val="1"/>
      <w:marLeft w:val="0"/>
      <w:marRight w:val="0"/>
      <w:marTop w:val="0"/>
      <w:marBottom w:val="0"/>
      <w:divBdr>
        <w:top w:val="none" w:sz="0" w:space="0" w:color="auto"/>
        <w:left w:val="none" w:sz="0" w:space="0" w:color="auto"/>
        <w:bottom w:val="none" w:sz="0" w:space="0" w:color="auto"/>
        <w:right w:val="none" w:sz="0" w:space="0" w:color="auto"/>
      </w:divBdr>
    </w:div>
    <w:div w:id="2002388806">
      <w:bodyDiv w:val="1"/>
      <w:marLeft w:val="0"/>
      <w:marRight w:val="0"/>
      <w:marTop w:val="0"/>
      <w:marBottom w:val="0"/>
      <w:divBdr>
        <w:top w:val="none" w:sz="0" w:space="0" w:color="auto"/>
        <w:left w:val="none" w:sz="0" w:space="0" w:color="auto"/>
        <w:bottom w:val="none" w:sz="0" w:space="0" w:color="auto"/>
        <w:right w:val="none" w:sz="0" w:space="0" w:color="auto"/>
      </w:divBdr>
    </w:div>
    <w:div w:id="2003775678">
      <w:bodyDiv w:val="1"/>
      <w:marLeft w:val="0"/>
      <w:marRight w:val="0"/>
      <w:marTop w:val="0"/>
      <w:marBottom w:val="0"/>
      <w:divBdr>
        <w:top w:val="none" w:sz="0" w:space="0" w:color="auto"/>
        <w:left w:val="none" w:sz="0" w:space="0" w:color="auto"/>
        <w:bottom w:val="none" w:sz="0" w:space="0" w:color="auto"/>
        <w:right w:val="none" w:sz="0" w:space="0" w:color="auto"/>
      </w:divBdr>
    </w:div>
    <w:div w:id="2005890434">
      <w:bodyDiv w:val="1"/>
      <w:marLeft w:val="0"/>
      <w:marRight w:val="0"/>
      <w:marTop w:val="0"/>
      <w:marBottom w:val="0"/>
      <w:divBdr>
        <w:top w:val="none" w:sz="0" w:space="0" w:color="auto"/>
        <w:left w:val="none" w:sz="0" w:space="0" w:color="auto"/>
        <w:bottom w:val="none" w:sz="0" w:space="0" w:color="auto"/>
        <w:right w:val="none" w:sz="0" w:space="0" w:color="auto"/>
      </w:divBdr>
    </w:div>
    <w:div w:id="2022001445">
      <w:bodyDiv w:val="1"/>
      <w:marLeft w:val="0"/>
      <w:marRight w:val="0"/>
      <w:marTop w:val="0"/>
      <w:marBottom w:val="0"/>
      <w:divBdr>
        <w:top w:val="none" w:sz="0" w:space="0" w:color="auto"/>
        <w:left w:val="none" w:sz="0" w:space="0" w:color="auto"/>
        <w:bottom w:val="none" w:sz="0" w:space="0" w:color="auto"/>
        <w:right w:val="none" w:sz="0" w:space="0" w:color="auto"/>
      </w:divBdr>
    </w:div>
    <w:div w:id="2025284775">
      <w:bodyDiv w:val="1"/>
      <w:marLeft w:val="0"/>
      <w:marRight w:val="0"/>
      <w:marTop w:val="0"/>
      <w:marBottom w:val="0"/>
      <w:divBdr>
        <w:top w:val="none" w:sz="0" w:space="0" w:color="auto"/>
        <w:left w:val="none" w:sz="0" w:space="0" w:color="auto"/>
        <w:bottom w:val="none" w:sz="0" w:space="0" w:color="auto"/>
        <w:right w:val="none" w:sz="0" w:space="0" w:color="auto"/>
      </w:divBdr>
    </w:div>
    <w:div w:id="2027056843">
      <w:bodyDiv w:val="1"/>
      <w:marLeft w:val="0"/>
      <w:marRight w:val="0"/>
      <w:marTop w:val="0"/>
      <w:marBottom w:val="0"/>
      <w:divBdr>
        <w:top w:val="none" w:sz="0" w:space="0" w:color="auto"/>
        <w:left w:val="none" w:sz="0" w:space="0" w:color="auto"/>
        <w:bottom w:val="none" w:sz="0" w:space="0" w:color="auto"/>
        <w:right w:val="none" w:sz="0" w:space="0" w:color="auto"/>
      </w:divBdr>
    </w:div>
    <w:div w:id="2048018623">
      <w:bodyDiv w:val="1"/>
      <w:marLeft w:val="0"/>
      <w:marRight w:val="0"/>
      <w:marTop w:val="0"/>
      <w:marBottom w:val="0"/>
      <w:divBdr>
        <w:top w:val="none" w:sz="0" w:space="0" w:color="auto"/>
        <w:left w:val="none" w:sz="0" w:space="0" w:color="auto"/>
        <w:bottom w:val="none" w:sz="0" w:space="0" w:color="auto"/>
        <w:right w:val="none" w:sz="0" w:space="0" w:color="auto"/>
      </w:divBdr>
    </w:div>
    <w:div w:id="2073194589">
      <w:bodyDiv w:val="1"/>
      <w:marLeft w:val="0"/>
      <w:marRight w:val="0"/>
      <w:marTop w:val="0"/>
      <w:marBottom w:val="0"/>
      <w:divBdr>
        <w:top w:val="none" w:sz="0" w:space="0" w:color="auto"/>
        <w:left w:val="none" w:sz="0" w:space="0" w:color="auto"/>
        <w:bottom w:val="none" w:sz="0" w:space="0" w:color="auto"/>
        <w:right w:val="none" w:sz="0" w:space="0" w:color="auto"/>
      </w:divBdr>
    </w:div>
    <w:div w:id="2073382230">
      <w:bodyDiv w:val="1"/>
      <w:marLeft w:val="0"/>
      <w:marRight w:val="0"/>
      <w:marTop w:val="0"/>
      <w:marBottom w:val="0"/>
      <w:divBdr>
        <w:top w:val="none" w:sz="0" w:space="0" w:color="auto"/>
        <w:left w:val="none" w:sz="0" w:space="0" w:color="auto"/>
        <w:bottom w:val="none" w:sz="0" w:space="0" w:color="auto"/>
        <w:right w:val="none" w:sz="0" w:space="0" w:color="auto"/>
      </w:divBdr>
    </w:div>
    <w:div w:id="2092924131">
      <w:bodyDiv w:val="1"/>
      <w:marLeft w:val="0"/>
      <w:marRight w:val="0"/>
      <w:marTop w:val="0"/>
      <w:marBottom w:val="0"/>
      <w:divBdr>
        <w:top w:val="none" w:sz="0" w:space="0" w:color="auto"/>
        <w:left w:val="none" w:sz="0" w:space="0" w:color="auto"/>
        <w:bottom w:val="none" w:sz="0" w:space="0" w:color="auto"/>
        <w:right w:val="none" w:sz="0" w:space="0" w:color="auto"/>
      </w:divBdr>
    </w:div>
    <w:div w:id="2095978925">
      <w:bodyDiv w:val="1"/>
      <w:marLeft w:val="0"/>
      <w:marRight w:val="0"/>
      <w:marTop w:val="0"/>
      <w:marBottom w:val="0"/>
      <w:divBdr>
        <w:top w:val="none" w:sz="0" w:space="0" w:color="auto"/>
        <w:left w:val="none" w:sz="0" w:space="0" w:color="auto"/>
        <w:bottom w:val="none" w:sz="0" w:space="0" w:color="auto"/>
        <w:right w:val="none" w:sz="0" w:space="0" w:color="auto"/>
      </w:divBdr>
    </w:div>
    <w:div w:id="2096126622">
      <w:bodyDiv w:val="1"/>
      <w:marLeft w:val="0"/>
      <w:marRight w:val="0"/>
      <w:marTop w:val="0"/>
      <w:marBottom w:val="0"/>
      <w:divBdr>
        <w:top w:val="none" w:sz="0" w:space="0" w:color="auto"/>
        <w:left w:val="none" w:sz="0" w:space="0" w:color="auto"/>
        <w:bottom w:val="none" w:sz="0" w:space="0" w:color="auto"/>
        <w:right w:val="none" w:sz="0" w:space="0" w:color="auto"/>
      </w:divBdr>
    </w:div>
    <w:div w:id="2099018626">
      <w:bodyDiv w:val="1"/>
      <w:marLeft w:val="0"/>
      <w:marRight w:val="0"/>
      <w:marTop w:val="0"/>
      <w:marBottom w:val="0"/>
      <w:divBdr>
        <w:top w:val="none" w:sz="0" w:space="0" w:color="auto"/>
        <w:left w:val="none" w:sz="0" w:space="0" w:color="auto"/>
        <w:bottom w:val="none" w:sz="0" w:space="0" w:color="auto"/>
        <w:right w:val="none" w:sz="0" w:space="0" w:color="auto"/>
      </w:divBdr>
    </w:div>
    <w:div w:id="2109082239">
      <w:bodyDiv w:val="1"/>
      <w:marLeft w:val="0"/>
      <w:marRight w:val="0"/>
      <w:marTop w:val="0"/>
      <w:marBottom w:val="0"/>
      <w:divBdr>
        <w:top w:val="none" w:sz="0" w:space="0" w:color="auto"/>
        <w:left w:val="none" w:sz="0" w:space="0" w:color="auto"/>
        <w:bottom w:val="none" w:sz="0" w:space="0" w:color="auto"/>
        <w:right w:val="none" w:sz="0" w:space="0" w:color="auto"/>
      </w:divBdr>
    </w:div>
    <w:div w:id="2113280574">
      <w:bodyDiv w:val="1"/>
      <w:marLeft w:val="0"/>
      <w:marRight w:val="0"/>
      <w:marTop w:val="0"/>
      <w:marBottom w:val="0"/>
      <w:divBdr>
        <w:top w:val="none" w:sz="0" w:space="0" w:color="auto"/>
        <w:left w:val="none" w:sz="0" w:space="0" w:color="auto"/>
        <w:bottom w:val="none" w:sz="0" w:space="0" w:color="auto"/>
        <w:right w:val="none" w:sz="0" w:space="0" w:color="auto"/>
      </w:divBdr>
    </w:div>
    <w:div w:id="2117165604">
      <w:bodyDiv w:val="1"/>
      <w:marLeft w:val="0"/>
      <w:marRight w:val="0"/>
      <w:marTop w:val="0"/>
      <w:marBottom w:val="0"/>
      <w:divBdr>
        <w:top w:val="none" w:sz="0" w:space="0" w:color="auto"/>
        <w:left w:val="none" w:sz="0" w:space="0" w:color="auto"/>
        <w:bottom w:val="none" w:sz="0" w:space="0" w:color="auto"/>
        <w:right w:val="none" w:sz="0" w:space="0" w:color="auto"/>
      </w:divBdr>
    </w:div>
    <w:div w:id="2125154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oter" Target="footer1.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orkhourEfficiencySupport@usps.gov" TargetMode="External"/><Relationship Id="rId22" Type="http://schemas.openxmlformats.org/officeDocument/2006/relationships/image" Target="media/image11.png"/><Relationship Id="rId27" Type="http://schemas.openxmlformats.org/officeDocument/2006/relationships/hyperlink" Target="https://edhcdao.usps.gov/cdao/"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emf"/><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4.wmf"/></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d4bc9ac-e9a6-422c-aa77-38e9839f9d24" xsi:nil="true"/>
    <lcf76f155ced4ddcb4097134ff3c332f xmlns="4f7077a1-fd2a-4bc3-a95f-978f54c3412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95FF6700BD07F45A4FF7BE9ACD3E5A6" ma:contentTypeVersion="17" ma:contentTypeDescription="Create a new document." ma:contentTypeScope="" ma:versionID="cc4c5dadeecc58f0de609719c5b97e3d">
  <xsd:schema xmlns:xsd="http://www.w3.org/2001/XMLSchema" xmlns:xs="http://www.w3.org/2001/XMLSchema" xmlns:p="http://schemas.microsoft.com/office/2006/metadata/properties" xmlns:ns1="http://schemas.microsoft.com/sharepoint/v3" xmlns:ns2="4f7077a1-fd2a-4bc3-a95f-978f54c34120" xmlns:ns3="bd4bc9ac-e9a6-422c-aa77-38e9839f9d24" targetNamespace="http://schemas.microsoft.com/office/2006/metadata/properties" ma:root="true" ma:fieldsID="f9aef404645a813bec6dc217ecc8946e" ns1:_="" ns2:_="" ns3:_="">
    <xsd:import namespace="http://schemas.microsoft.com/sharepoint/v3"/>
    <xsd:import namespace="4f7077a1-fd2a-4bc3-a95f-978f54c34120"/>
    <xsd:import namespace="bd4bc9ac-e9a6-422c-aa77-38e9839f9d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1:_ip_UnifiedCompliancePolicyProperties" minOccurs="0"/>
                <xsd:element ref="ns1:_ip_UnifiedCompliancePolicyUIAc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077a1-fd2a-4bc3-a95f-978f54c34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46b2910-02c8-4a71-be9c-50caa9ab8ad7"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4bc9ac-e9a6-422c-aa77-38e9839f9d2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3402dd1c-2c54-462b-a43f-ef6c6265024d}" ma:internalName="TaxCatchAll" ma:showField="CatchAllData" ma:web="bd4bc9ac-e9a6-422c-aa77-38e9839f9d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60A47-4168-4052-9D7D-59869F04C39A}">
  <ds:schemaRefs>
    <ds:schemaRef ds:uri="http://schemas.microsoft.com/office/2006/metadata/properties"/>
    <ds:schemaRef ds:uri="http://schemas.microsoft.com/office/infopath/2007/PartnerControls"/>
    <ds:schemaRef ds:uri="http://schemas.microsoft.com/sharepoint/v3"/>
    <ds:schemaRef ds:uri="bd4bc9ac-e9a6-422c-aa77-38e9839f9d24"/>
    <ds:schemaRef ds:uri="4f7077a1-fd2a-4bc3-a95f-978f54c34120"/>
  </ds:schemaRefs>
</ds:datastoreItem>
</file>

<file path=customXml/itemProps2.xml><?xml version="1.0" encoding="utf-8"?>
<ds:datastoreItem xmlns:ds="http://schemas.openxmlformats.org/officeDocument/2006/customXml" ds:itemID="{001827DC-B677-4E25-99CC-AD10D9C8DB1C}">
  <ds:schemaRefs>
    <ds:schemaRef ds:uri="http://schemas.openxmlformats.org/officeDocument/2006/bibliography"/>
  </ds:schemaRefs>
</ds:datastoreItem>
</file>

<file path=customXml/itemProps3.xml><?xml version="1.0" encoding="utf-8"?>
<ds:datastoreItem xmlns:ds="http://schemas.openxmlformats.org/officeDocument/2006/customXml" ds:itemID="{EF660ACC-4E4C-4845-A63E-3F455D9E2F6A}">
  <ds:schemaRefs>
    <ds:schemaRef ds:uri="http://schemas.microsoft.com/sharepoint/v3/contenttype/forms"/>
  </ds:schemaRefs>
</ds:datastoreItem>
</file>

<file path=customXml/itemProps4.xml><?xml version="1.0" encoding="utf-8"?>
<ds:datastoreItem xmlns:ds="http://schemas.openxmlformats.org/officeDocument/2006/customXml" ds:itemID="{6A3D7BE8-6DFD-463B-B36C-C3AC6F656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7077a1-fd2a-4bc3-a95f-978f54c34120"/>
    <ds:schemaRef ds:uri="bd4bc9ac-e9a6-422c-aa77-38e9839f9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aa5788-eb33-4a49-8ad0-76101910cac3}" enabled="0" method="" siteId="{f9aa5788-eb33-4a49-8ad0-76101910cac3}" removed="1"/>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Function 4</vt:lpstr>
    </vt:vector>
  </TitlesOfParts>
  <Company>US Postal Service</Company>
  <LinksUpToDate>false</LinksUpToDate>
  <CharactersWithSpaces>6079</CharactersWithSpaces>
  <SharedDoc>false</SharedDoc>
  <HLinks>
    <vt:vector size="594" baseType="variant">
      <vt:variant>
        <vt:i4>2818090</vt:i4>
      </vt:variant>
      <vt:variant>
        <vt:i4>507</vt:i4>
      </vt:variant>
      <vt:variant>
        <vt:i4>0</vt:i4>
      </vt:variant>
      <vt:variant>
        <vt:i4>5</vt:i4>
      </vt:variant>
      <vt:variant>
        <vt:lpwstr>mailto:fos_support@usps.gov</vt:lpwstr>
      </vt:variant>
      <vt:variant>
        <vt:lpwstr/>
      </vt:variant>
      <vt:variant>
        <vt:i4>3801104</vt:i4>
      </vt:variant>
      <vt:variant>
        <vt:i4>504</vt:i4>
      </vt:variant>
      <vt:variant>
        <vt:i4>0</vt:i4>
      </vt:variant>
      <vt:variant>
        <vt:i4>5</vt:i4>
      </vt:variant>
      <vt:variant>
        <vt:lpwstr>mailto:HQRetailandPOFieldOperationsSupport@usps.gov</vt:lpwstr>
      </vt:variant>
      <vt:variant>
        <vt:lpwstr/>
      </vt:variant>
      <vt:variant>
        <vt:i4>1638448</vt:i4>
      </vt:variant>
      <vt:variant>
        <vt:i4>497</vt:i4>
      </vt:variant>
      <vt:variant>
        <vt:i4>0</vt:i4>
      </vt:variant>
      <vt:variant>
        <vt:i4>5</vt:i4>
      </vt:variant>
      <vt:variant>
        <vt:lpwstr/>
      </vt:variant>
      <vt:variant>
        <vt:lpwstr>_Toc379282299</vt:lpwstr>
      </vt:variant>
      <vt:variant>
        <vt:i4>1638448</vt:i4>
      </vt:variant>
      <vt:variant>
        <vt:i4>491</vt:i4>
      </vt:variant>
      <vt:variant>
        <vt:i4>0</vt:i4>
      </vt:variant>
      <vt:variant>
        <vt:i4>5</vt:i4>
      </vt:variant>
      <vt:variant>
        <vt:lpwstr/>
      </vt:variant>
      <vt:variant>
        <vt:lpwstr>_Toc379282298</vt:lpwstr>
      </vt:variant>
      <vt:variant>
        <vt:i4>1638448</vt:i4>
      </vt:variant>
      <vt:variant>
        <vt:i4>485</vt:i4>
      </vt:variant>
      <vt:variant>
        <vt:i4>0</vt:i4>
      </vt:variant>
      <vt:variant>
        <vt:i4>5</vt:i4>
      </vt:variant>
      <vt:variant>
        <vt:lpwstr/>
      </vt:variant>
      <vt:variant>
        <vt:lpwstr>_Toc379282297</vt:lpwstr>
      </vt:variant>
      <vt:variant>
        <vt:i4>1638448</vt:i4>
      </vt:variant>
      <vt:variant>
        <vt:i4>479</vt:i4>
      </vt:variant>
      <vt:variant>
        <vt:i4>0</vt:i4>
      </vt:variant>
      <vt:variant>
        <vt:i4>5</vt:i4>
      </vt:variant>
      <vt:variant>
        <vt:lpwstr/>
      </vt:variant>
      <vt:variant>
        <vt:lpwstr>_Toc379282296</vt:lpwstr>
      </vt:variant>
      <vt:variant>
        <vt:i4>1638448</vt:i4>
      </vt:variant>
      <vt:variant>
        <vt:i4>473</vt:i4>
      </vt:variant>
      <vt:variant>
        <vt:i4>0</vt:i4>
      </vt:variant>
      <vt:variant>
        <vt:i4>5</vt:i4>
      </vt:variant>
      <vt:variant>
        <vt:lpwstr/>
      </vt:variant>
      <vt:variant>
        <vt:lpwstr>_Toc379282295</vt:lpwstr>
      </vt:variant>
      <vt:variant>
        <vt:i4>1638448</vt:i4>
      </vt:variant>
      <vt:variant>
        <vt:i4>467</vt:i4>
      </vt:variant>
      <vt:variant>
        <vt:i4>0</vt:i4>
      </vt:variant>
      <vt:variant>
        <vt:i4>5</vt:i4>
      </vt:variant>
      <vt:variant>
        <vt:lpwstr/>
      </vt:variant>
      <vt:variant>
        <vt:lpwstr>_Toc379282294</vt:lpwstr>
      </vt:variant>
      <vt:variant>
        <vt:i4>1638448</vt:i4>
      </vt:variant>
      <vt:variant>
        <vt:i4>461</vt:i4>
      </vt:variant>
      <vt:variant>
        <vt:i4>0</vt:i4>
      </vt:variant>
      <vt:variant>
        <vt:i4>5</vt:i4>
      </vt:variant>
      <vt:variant>
        <vt:lpwstr/>
      </vt:variant>
      <vt:variant>
        <vt:lpwstr>_Toc379282293</vt:lpwstr>
      </vt:variant>
      <vt:variant>
        <vt:i4>1638448</vt:i4>
      </vt:variant>
      <vt:variant>
        <vt:i4>455</vt:i4>
      </vt:variant>
      <vt:variant>
        <vt:i4>0</vt:i4>
      </vt:variant>
      <vt:variant>
        <vt:i4>5</vt:i4>
      </vt:variant>
      <vt:variant>
        <vt:lpwstr/>
      </vt:variant>
      <vt:variant>
        <vt:lpwstr>_Toc379282292</vt:lpwstr>
      </vt:variant>
      <vt:variant>
        <vt:i4>1638448</vt:i4>
      </vt:variant>
      <vt:variant>
        <vt:i4>449</vt:i4>
      </vt:variant>
      <vt:variant>
        <vt:i4>0</vt:i4>
      </vt:variant>
      <vt:variant>
        <vt:i4>5</vt:i4>
      </vt:variant>
      <vt:variant>
        <vt:lpwstr/>
      </vt:variant>
      <vt:variant>
        <vt:lpwstr>_Toc379282291</vt:lpwstr>
      </vt:variant>
      <vt:variant>
        <vt:i4>1638448</vt:i4>
      </vt:variant>
      <vt:variant>
        <vt:i4>443</vt:i4>
      </vt:variant>
      <vt:variant>
        <vt:i4>0</vt:i4>
      </vt:variant>
      <vt:variant>
        <vt:i4>5</vt:i4>
      </vt:variant>
      <vt:variant>
        <vt:lpwstr/>
      </vt:variant>
      <vt:variant>
        <vt:lpwstr>_Toc379282290</vt:lpwstr>
      </vt:variant>
      <vt:variant>
        <vt:i4>1572912</vt:i4>
      </vt:variant>
      <vt:variant>
        <vt:i4>437</vt:i4>
      </vt:variant>
      <vt:variant>
        <vt:i4>0</vt:i4>
      </vt:variant>
      <vt:variant>
        <vt:i4>5</vt:i4>
      </vt:variant>
      <vt:variant>
        <vt:lpwstr/>
      </vt:variant>
      <vt:variant>
        <vt:lpwstr>_Toc379282289</vt:lpwstr>
      </vt:variant>
      <vt:variant>
        <vt:i4>1572912</vt:i4>
      </vt:variant>
      <vt:variant>
        <vt:i4>431</vt:i4>
      </vt:variant>
      <vt:variant>
        <vt:i4>0</vt:i4>
      </vt:variant>
      <vt:variant>
        <vt:i4>5</vt:i4>
      </vt:variant>
      <vt:variant>
        <vt:lpwstr/>
      </vt:variant>
      <vt:variant>
        <vt:lpwstr>_Toc379282288</vt:lpwstr>
      </vt:variant>
      <vt:variant>
        <vt:i4>1572912</vt:i4>
      </vt:variant>
      <vt:variant>
        <vt:i4>425</vt:i4>
      </vt:variant>
      <vt:variant>
        <vt:i4>0</vt:i4>
      </vt:variant>
      <vt:variant>
        <vt:i4>5</vt:i4>
      </vt:variant>
      <vt:variant>
        <vt:lpwstr/>
      </vt:variant>
      <vt:variant>
        <vt:lpwstr>_Toc379282287</vt:lpwstr>
      </vt:variant>
      <vt:variant>
        <vt:i4>1572912</vt:i4>
      </vt:variant>
      <vt:variant>
        <vt:i4>419</vt:i4>
      </vt:variant>
      <vt:variant>
        <vt:i4>0</vt:i4>
      </vt:variant>
      <vt:variant>
        <vt:i4>5</vt:i4>
      </vt:variant>
      <vt:variant>
        <vt:lpwstr/>
      </vt:variant>
      <vt:variant>
        <vt:lpwstr>_Toc379282286</vt:lpwstr>
      </vt:variant>
      <vt:variant>
        <vt:i4>1572912</vt:i4>
      </vt:variant>
      <vt:variant>
        <vt:i4>413</vt:i4>
      </vt:variant>
      <vt:variant>
        <vt:i4>0</vt:i4>
      </vt:variant>
      <vt:variant>
        <vt:i4>5</vt:i4>
      </vt:variant>
      <vt:variant>
        <vt:lpwstr/>
      </vt:variant>
      <vt:variant>
        <vt:lpwstr>_Toc379282285</vt:lpwstr>
      </vt:variant>
      <vt:variant>
        <vt:i4>1572912</vt:i4>
      </vt:variant>
      <vt:variant>
        <vt:i4>407</vt:i4>
      </vt:variant>
      <vt:variant>
        <vt:i4>0</vt:i4>
      </vt:variant>
      <vt:variant>
        <vt:i4>5</vt:i4>
      </vt:variant>
      <vt:variant>
        <vt:lpwstr/>
      </vt:variant>
      <vt:variant>
        <vt:lpwstr>_Toc379282284</vt:lpwstr>
      </vt:variant>
      <vt:variant>
        <vt:i4>1572912</vt:i4>
      </vt:variant>
      <vt:variant>
        <vt:i4>401</vt:i4>
      </vt:variant>
      <vt:variant>
        <vt:i4>0</vt:i4>
      </vt:variant>
      <vt:variant>
        <vt:i4>5</vt:i4>
      </vt:variant>
      <vt:variant>
        <vt:lpwstr/>
      </vt:variant>
      <vt:variant>
        <vt:lpwstr>_Toc379282283</vt:lpwstr>
      </vt:variant>
      <vt:variant>
        <vt:i4>1572912</vt:i4>
      </vt:variant>
      <vt:variant>
        <vt:i4>395</vt:i4>
      </vt:variant>
      <vt:variant>
        <vt:i4>0</vt:i4>
      </vt:variant>
      <vt:variant>
        <vt:i4>5</vt:i4>
      </vt:variant>
      <vt:variant>
        <vt:lpwstr/>
      </vt:variant>
      <vt:variant>
        <vt:lpwstr>_Toc379282282</vt:lpwstr>
      </vt:variant>
      <vt:variant>
        <vt:i4>1572912</vt:i4>
      </vt:variant>
      <vt:variant>
        <vt:i4>389</vt:i4>
      </vt:variant>
      <vt:variant>
        <vt:i4>0</vt:i4>
      </vt:variant>
      <vt:variant>
        <vt:i4>5</vt:i4>
      </vt:variant>
      <vt:variant>
        <vt:lpwstr/>
      </vt:variant>
      <vt:variant>
        <vt:lpwstr>_Toc379282281</vt:lpwstr>
      </vt:variant>
      <vt:variant>
        <vt:i4>1572912</vt:i4>
      </vt:variant>
      <vt:variant>
        <vt:i4>383</vt:i4>
      </vt:variant>
      <vt:variant>
        <vt:i4>0</vt:i4>
      </vt:variant>
      <vt:variant>
        <vt:i4>5</vt:i4>
      </vt:variant>
      <vt:variant>
        <vt:lpwstr/>
      </vt:variant>
      <vt:variant>
        <vt:lpwstr>_Toc379282280</vt:lpwstr>
      </vt:variant>
      <vt:variant>
        <vt:i4>1507376</vt:i4>
      </vt:variant>
      <vt:variant>
        <vt:i4>377</vt:i4>
      </vt:variant>
      <vt:variant>
        <vt:i4>0</vt:i4>
      </vt:variant>
      <vt:variant>
        <vt:i4>5</vt:i4>
      </vt:variant>
      <vt:variant>
        <vt:lpwstr/>
      </vt:variant>
      <vt:variant>
        <vt:lpwstr>_Toc379282279</vt:lpwstr>
      </vt:variant>
      <vt:variant>
        <vt:i4>1507376</vt:i4>
      </vt:variant>
      <vt:variant>
        <vt:i4>371</vt:i4>
      </vt:variant>
      <vt:variant>
        <vt:i4>0</vt:i4>
      </vt:variant>
      <vt:variant>
        <vt:i4>5</vt:i4>
      </vt:variant>
      <vt:variant>
        <vt:lpwstr/>
      </vt:variant>
      <vt:variant>
        <vt:lpwstr>_Toc379282278</vt:lpwstr>
      </vt:variant>
      <vt:variant>
        <vt:i4>1507376</vt:i4>
      </vt:variant>
      <vt:variant>
        <vt:i4>365</vt:i4>
      </vt:variant>
      <vt:variant>
        <vt:i4>0</vt:i4>
      </vt:variant>
      <vt:variant>
        <vt:i4>5</vt:i4>
      </vt:variant>
      <vt:variant>
        <vt:lpwstr/>
      </vt:variant>
      <vt:variant>
        <vt:lpwstr>_Toc379282277</vt:lpwstr>
      </vt:variant>
      <vt:variant>
        <vt:i4>1507376</vt:i4>
      </vt:variant>
      <vt:variant>
        <vt:i4>359</vt:i4>
      </vt:variant>
      <vt:variant>
        <vt:i4>0</vt:i4>
      </vt:variant>
      <vt:variant>
        <vt:i4>5</vt:i4>
      </vt:variant>
      <vt:variant>
        <vt:lpwstr/>
      </vt:variant>
      <vt:variant>
        <vt:lpwstr>_Toc379282276</vt:lpwstr>
      </vt:variant>
      <vt:variant>
        <vt:i4>1507376</vt:i4>
      </vt:variant>
      <vt:variant>
        <vt:i4>356</vt:i4>
      </vt:variant>
      <vt:variant>
        <vt:i4>0</vt:i4>
      </vt:variant>
      <vt:variant>
        <vt:i4>5</vt:i4>
      </vt:variant>
      <vt:variant>
        <vt:lpwstr/>
      </vt:variant>
      <vt:variant>
        <vt:lpwstr>_Toc379282275</vt:lpwstr>
      </vt:variant>
      <vt:variant>
        <vt:i4>1507376</vt:i4>
      </vt:variant>
      <vt:variant>
        <vt:i4>353</vt:i4>
      </vt:variant>
      <vt:variant>
        <vt:i4>0</vt:i4>
      </vt:variant>
      <vt:variant>
        <vt:i4>5</vt:i4>
      </vt:variant>
      <vt:variant>
        <vt:lpwstr/>
      </vt:variant>
      <vt:variant>
        <vt:lpwstr>_Toc379282274</vt:lpwstr>
      </vt:variant>
      <vt:variant>
        <vt:i4>1507376</vt:i4>
      </vt:variant>
      <vt:variant>
        <vt:i4>350</vt:i4>
      </vt:variant>
      <vt:variant>
        <vt:i4>0</vt:i4>
      </vt:variant>
      <vt:variant>
        <vt:i4>5</vt:i4>
      </vt:variant>
      <vt:variant>
        <vt:lpwstr/>
      </vt:variant>
      <vt:variant>
        <vt:lpwstr>_Toc379282273</vt:lpwstr>
      </vt:variant>
      <vt:variant>
        <vt:i4>1507376</vt:i4>
      </vt:variant>
      <vt:variant>
        <vt:i4>347</vt:i4>
      </vt:variant>
      <vt:variant>
        <vt:i4>0</vt:i4>
      </vt:variant>
      <vt:variant>
        <vt:i4>5</vt:i4>
      </vt:variant>
      <vt:variant>
        <vt:lpwstr/>
      </vt:variant>
      <vt:variant>
        <vt:lpwstr>_Toc379282272</vt:lpwstr>
      </vt:variant>
      <vt:variant>
        <vt:i4>1507376</vt:i4>
      </vt:variant>
      <vt:variant>
        <vt:i4>344</vt:i4>
      </vt:variant>
      <vt:variant>
        <vt:i4>0</vt:i4>
      </vt:variant>
      <vt:variant>
        <vt:i4>5</vt:i4>
      </vt:variant>
      <vt:variant>
        <vt:lpwstr/>
      </vt:variant>
      <vt:variant>
        <vt:lpwstr>_Toc379282271</vt:lpwstr>
      </vt:variant>
      <vt:variant>
        <vt:i4>1507376</vt:i4>
      </vt:variant>
      <vt:variant>
        <vt:i4>338</vt:i4>
      </vt:variant>
      <vt:variant>
        <vt:i4>0</vt:i4>
      </vt:variant>
      <vt:variant>
        <vt:i4>5</vt:i4>
      </vt:variant>
      <vt:variant>
        <vt:lpwstr/>
      </vt:variant>
      <vt:variant>
        <vt:lpwstr>_Toc379282270</vt:lpwstr>
      </vt:variant>
      <vt:variant>
        <vt:i4>1441840</vt:i4>
      </vt:variant>
      <vt:variant>
        <vt:i4>332</vt:i4>
      </vt:variant>
      <vt:variant>
        <vt:i4>0</vt:i4>
      </vt:variant>
      <vt:variant>
        <vt:i4>5</vt:i4>
      </vt:variant>
      <vt:variant>
        <vt:lpwstr/>
      </vt:variant>
      <vt:variant>
        <vt:lpwstr>_Toc379282269</vt:lpwstr>
      </vt:variant>
      <vt:variant>
        <vt:i4>1441840</vt:i4>
      </vt:variant>
      <vt:variant>
        <vt:i4>326</vt:i4>
      </vt:variant>
      <vt:variant>
        <vt:i4>0</vt:i4>
      </vt:variant>
      <vt:variant>
        <vt:i4>5</vt:i4>
      </vt:variant>
      <vt:variant>
        <vt:lpwstr/>
      </vt:variant>
      <vt:variant>
        <vt:lpwstr>_Toc379282268</vt:lpwstr>
      </vt:variant>
      <vt:variant>
        <vt:i4>1441840</vt:i4>
      </vt:variant>
      <vt:variant>
        <vt:i4>320</vt:i4>
      </vt:variant>
      <vt:variant>
        <vt:i4>0</vt:i4>
      </vt:variant>
      <vt:variant>
        <vt:i4>5</vt:i4>
      </vt:variant>
      <vt:variant>
        <vt:lpwstr/>
      </vt:variant>
      <vt:variant>
        <vt:lpwstr>_Toc379282267</vt:lpwstr>
      </vt:variant>
      <vt:variant>
        <vt:i4>1441840</vt:i4>
      </vt:variant>
      <vt:variant>
        <vt:i4>314</vt:i4>
      </vt:variant>
      <vt:variant>
        <vt:i4>0</vt:i4>
      </vt:variant>
      <vt:variant>
        <vt:i4>5</vt:i4>
      </vt:variant>
      <vt:variant>
        <vt:lpwstr/>
      </vt:variant>
      <vt:variant>
        <vt:lpwstr>_Toc379282266</vt:lpwstr>
      </vt:variant>
      <vt:variant>
        <vt:i4>1441840</vt:i4>
      </vt:variant>
      <vt:variant>
        <vt:i4>308</vt:i4>
      </vt:variant>
      <vt:variant>
        <vt:i4>0</vt:i4>
      </vt:variant>
      <vt:variant>
        <vt:i4>5</vt:i4>
      </vt:variant>
      <vt:variant>
        <vt:lpwstr/>
      </vt:variant>
      <vt:variant>
        <vt:lpwstr>_Toc379282265</vt:lpwstr>
      </vt:variant>
      <vt:variant>
        <vt:i4>1441840</vt:i4>
      </vt:variant>
      <vt:variant>
        <vt:i4>302</vt:i4>
      </vt:variant>
      <vt:variant>
        <vt:i4>0</vt:i4>
      </vt:variant>
      <vt:variant>
        <vt:i4>5</vt:i4>
      </vt:variant>
      <vt:variant>
        <vt:lpwstr/>
      </vt:variant>
      <vt:variant>
        <vt:lpwstr>_Toc379282264</vt:lpwstr>
      </vt:variant>
      <vt:variant>
        <vt:i4>1441840</vt:i4>
      </vt:variant>
      <vt:variant>
        <vt:i4>299</vt:i4>
      </vt:variant>
      <vt:variant>
        <vt:i4>0</vt:i4>
      </vt:variant>
      <vt:variant>
        <vt:i4>5</vt:i4>
      </vt:variant>
      <vt:variant>
        <vt:lpwstr/>
      </vt:variant>
      <vt:variant>
        <vt:lpwstr>_Toc379282263</vt:lpwstr>
      </vt:variant>
      <vt:variant>
        <vt:i4>1441840</vt:i4>
      </vt:variant>
      <vt:variant>
        <vt:i4>296</vt:i4>
      </vt:variant>
      <vt:variant>
        <vt:i4>0</vt:i4>
      </vt:variant>
      <vt:variant>
        <vt:i4>5</vt:i4>
      </vt:variant>
      <vt:variant>
        <vt:lpwstr/>
      </vt:variant>
      <vt:variant>
        <vt:lpwstr>_Toc379282262</vt:lpwstr>
      </vt:variant>
      <vt:variant>
        <vt:i4>1441840</vt:i4>
      </vt:variant>
      <vt:variant>
        <vt:i4>293</vt:i4>
      </vt:variant>
      <vt:variant>
        <vt:i4>0</vt:i4>
      </vt:variant>
      <vt:variant>
        <vt:i4>5</vt:i4>
      </vt:variant>
      <vt:variant>
        <vt:lpwstr/>
      </vt:variant>
      <vt:variant>
        <vt:lpwstr>_Toc379282261</vt:lpwstr>
      </vt:variant>
      <vt:variant>
        <vt:i4>1441840</vt:i4>
      </vt:variant>
      <vt:variant>
        <vt:i4>290</vt:i4>
      </vt:variant>
      <vt:variant>
        <vt:i4>0</vt:i4>
      </vt:variant>
      <vt:variant>
        <vt:i4>5</vt:i4>
      </vt:variant>
      <vt:variant>
        <vt:lpwstr/>
      </vt:variant>
      <vt:variant>
        <vt:lpwstr>_Toc379282260</vt:lpwstr>
      </vt:variant>
      <vt:variant>
        <vt:i4>1376304</vt:i4>
      </vt:variant>
      <vt:variant>
        <vt:i4>287</vt:i4>
      </vt:variant>
      <vt:variant>
        <vt:i4>0</vt:i4>
      </vt:variant>
      <vt:variant>
        <vt:i4>5</vt:i4>
      </vt:variant>
      <vt:variant>
        <vt:lpwstr/>
      </vt:variant>
      <vt:variant>
        <vt:lpwstr>_Toc379282259</vt:lpwstr>
      </vt:variant>
      <vt:variant>
        <vt:i4>1376304</vt:i4>
      </vt:variant>
      <vt:variant>
        <vt:i4>284</vt:i4>
      </vt:variant>
      <vt:variant>
        <vt:i4>0</vt:i4>
      </vt:variant>
      <vt:variant>
        <vt:i4>5</vt:i4>
      </vt:variant>
      <vt:variant>
        <vt:lpwstr/>
      </vt:variant>
      <vt:variant>
        <vt:lpwstr>_Toc379282258</vt:lpwstr>
      </vt:variant>
      <vt:variant>
        <vt:i4>1376304</vt:i4>
      </vt:variant>
      <vt:variant>
        <vt:i4>281</vt:i4>
      </vt:variant>
      <vt:variant>
        <vt:i4>0</vt:i4>
      </vt:variant>
      <vt:variant>
        <vt:i4>5</vt:i4>
      </vt:variant>
      <vt:variant>
        <vt:lpwstr/>
      </vt:variant>
      <vt:variant>
        <vt:lpwstr>_Toc379282257</vt:lpwstr>
      </vt:variant>
      <vt:variant>
        <vt:i4>1376304</vt:i4>
      </vt:variant>
      <vt:variant>
        <vt:i4>278</vt:i4>
      </vt:variant>
      <vt:variant>
        <vt:i4>0</vt:i4>
      </vt:variant>
      <vt:variant>
        <vt:i4>5</vt:i4>
      </vt:variant>
      <vt:variant>
        <vt:lpwstr/>
      </vt:variant>
      <vt:variant>
        <vt:lpwstr>_Toc379282256</vt:lpwstr>
      </vt:variant>
      <vt:variant>
        <vt:i4>1376304</vt:i4>
      </vt:variant>
      <vt:variant>
        <vt:i4>272</vt:i4>
      </vt:variant>
      <vt:variant>
        <vt:i4>0</vt:i4>
      </vt:variant>
      <vt:variant>
        <vt:i4>5</vt:i4>
      </vt:variant>
      <vt:variant>
        <vt:lpwstr/>
      </vt:variant>
      <vt:variant>
        <vt:lpwstr>_Toc379282255</vt:lpwstr>
      </vt:variant>
      <vt:variant>
        <vt:i4>1376304</vt:i4>
      </vt:variant>
      <vt:variant>
        <vt:i4>266</vt:i4>
      </vt:variant>
      <vt:variant>
        <vt:i4>0</vt:i4>
      </vt:variant>
      <vt:variant>
        <vt:i4>5</vt:i4>
      </vt:variant>
      <vt:variant>
        <vt:lpwstr/>
      </vt:variant>
      <vt:variant>
        <vt:lpwstr>_Toc379282254</vt:lpwstr>
      </vt:variant>
      <vt:variant>
        <vt:i4>1376304</vt:i4>
      </vt:variant>
      <vt:variant>
        <vt:i4>263</vt:i4>
      </vt:variant>
      <vt:variant>
        <vt:i4>0</vt:i4>
      </vt:variant>
      <vt:variant>
        <vt:i4>5</vt:i4>
      </vt:variant>
      <vt:variant>
        <vt:lpwstr/>
      </vt:variant>
      <vt:variant>
        <vt:lpwstr>_Toc379282253</vt:lpwstr>
      </vt:variant>
      <vt:variant>
        <vt:i4>1376304</vt:i4>
      </vt:variant>
      <vt:variant>
        <vt:i4>260</vt:i4>
      </vt:variant>
      <vt:variant>
        <vt:i4>0</vt:i4>
      </vt:variant>
      <vt:variant>
        <vt:i4>5</vt:i4>
      </vt:variant>
      <vt:variant>
        <vt:lpwstr/>
      </vt:variant>
      <vt:variant>
        <vt:lpwstr>_Toc379282252</vt:lpwstr>
      </vt:variant>
      <vt:variant>
        <vt:i4>1310768</vt:i4>
      </vt:variant>
      <vt:variant>
        <vt:i4>257</vt:i4>
      </vt:variant>
      <vt:variant>
        <vt:i4>0</vt:i4>
      </vt:variant>
      <vt:variant>
        <vt:i4>5</vt:i4>
      </vt:variant>
      <vt:variant>
        <vt:lpwstr/>
      </vt:variant>
      <vt:variant>
        <vt:lpwstr>_Toc379282249</vt:lpwstr>
      </vt:variant>
      <vt:variant>
        <vt:i4>1310768</vt:i4>
      </vt:variant>
      <vt:variant>
        <vt:i4>254</vt:i4>
      </vt:variant>
      <vt:variant>
        <vt:i4>0</vt:i4>
      </vt:variant>
      <vt:variant>
        <vt:i4>5</vt:i4>
      </vt:variant>
      <vt:variant>
        <vt:lpwstr/>
      </vt:variant>
      <vt:variant>
        <vt:lpwstr>_Toc379282248</vt:lpwstr>
      </vt:variant>
      <vt:variant>
        <vt:i4>1310768</vt:i4>
      </vt:variant>
      <vt:variant>
        <vt:i4>248</vt:i4>
      </vt:variant>
      <vt:variant>
        <vt:i4>0</vt:i4>
      </vt:variant>
      <vt:variant>
        <vt:i4>5</vt:i4>
      </vt:variant>
      <vt:variant>
        <vt:lpwstr/>
      </vt:variant>
      <vt:variant>
        <vt:lpwstr>_Toc379282247</vt:lpwstr>
      </vt:variant>
      <vt:variant>
        <vt:i4>1310768</vt:i4>
      </vt:variant>
      <vt:variant>
        <vt:i4>242</vt:i4>
      </vt:variant>
      <vt:variant>
        <vt:i4>0</vt:i4>
      </vt:variant>
      <vt:variant>
        <vt:i4>5</vt:i4>
      </vt:variant>
      <vt:variant>
        <vt:lpwstr/>
      </vt:variant>
      <vt:variant>
        <vt:lpwstr>_Toc379282246</vt:lpwstr>
      </vt:variant>
      <vt:variant>
        <vt:i4>1310768</vt:i4>
      </vt:variant>
      <vt:variant>
        <vt:i4>236</vt:i4>
      </vt:variant>
      <vt:variant>
        <vt:i4>0</vt:i4>
      </vt:variant>
      <vt:variant>
        <vt:i4>5</vt:i4>
      </vt:variant>
      <vt:variant>
        <vt:lpwstr/>
      </vt:variant>
      <vt:variant>
        <vt:lpwstr>_Toc379282245</vt:lpwstr>
      </vt:variant>
      <vt:variant>
        <vt:i4>1310768</vt:i4>
      </vt:variant>
      <vt:variant>
        <vt:i4>230</vt:i4>
      </vt:variant>
      <vt:variant>
        <vt:i4>0</vt:i4>
      </vt:variant>
      <vt:variant>
        <vt:i4>5</vt:i4>
      </vt:variant>
      <vt:variant>
        <vt:lpwstr/>
      </vt:variant>
      <vt:variant>
        <vt:lpwstr>_Toc379282244</vt:lpwstr>
      </vt:variant>
      <vt:variant>
        <vt:i4>1310768</vt:i4>
      </vt:variant>
      <vt:variant>
        <vt:i4>227</vt:i4>
      </vt:variant>
      <vt:variant>
        <vt:i4>0</vt:i4>
      </vt:variant>
      <vt:variant>
        <vt:i4>5</vt:i4>
      </vt:variant>
      <vt:variant>
        <vt:lpwstr/>
      </vt:variant>
      <vt:variant>
        <vt:lpwstr>_Toc379282243</vt:lpwstr>
      </vt:variant>
      <vt:variant>
        <vt:i4>1310768</vt:i4>
      </vt:variant>
      <vt:variant>
        <vt:i4>224</vt:i4>
      </vt:variant>
      <vt:variant>
        <vt:i4>0</vt:i4>
      </vt:variant>
      <vt:variant>
        <vt:i4>5</vt:i4>
      </vt:variant>
      <vt:variant>
        <vt:lpwstr/>
      </vt:variant>
      <vt:variant>
        <vt:lpwstr>_Toc379282242</vt:lpwstr>
      </vt:variant>
      <vt:variant>
        <vt:i4>1310768</vt:i4>
      </vt:variant>
      <vt:variant>
        <vt:i4>218</vt:i4>
      </vt:variant>
      <vt:variant>
        <vt:i4>0</vt:i4>
      </vt:variant>
      <vt:variant>
        <vt:i4>5</vt:i4>
      </vt:variant>
      <vt:variant>
        <vt:lpwstr/>
      </vt:variant>
      <vt:variant>
        <vt:lpwstr>_Toc379282241</vt:lpwstr>
      </vt:variant>
      <vt:variant>
        <vt:i4>1310768</vt:i4>
      </vt:variant>
      <vt:variant>
        <vt:i4>212</vt:i4>
      </vt:variant>
      <vt:variant>
        <vt:i4>0</vt:i4>
      </vt:variant>
      <vt:variant>
        <vt:i4>5</vt:i4>
      </vt:variant>
      <vt:variant>
        <vt:lpwstr/>
      </vt:variant>
      <vt:variant>
        <vt:lpwstr>_Toc379282240</vt:lpwstr>
      </vt:variant>
      <vt:variant>
        <vt:i4>1245232</vt:i4>
      </vt:variant>
      <vt:variant>
        <vt:i4>206</vt:i4>
      </vt:variant>
      <vt:variant>
        <vt:i4>0</vt:i4>
      </vt:variant>
      <vt:variant>
        <vt:i4>5</vt:i4>
      </vt:variant>
      <vt:variant>
        <vt:lpwstr/>
      </vt:variant>
      <vt:variant>
        <vt:lpwstr>_Toc379282239</vt:lpwstr>
      </vt:variant>
      <vt:variant>
        <vt:i4>1245232</vt:i4>
      </vt:variant>
      <vt:variant>
        <vt:i4>200</vt:i4>
      </vt:variant>
      <vt:variant>
        <vt:i4>0</vt:i4>
      </vt:variant>
      <vt:variant>
        <vt:i4>5</vt:i4>
      </vt:variant>
      <vt:variant>
        <vt:lpwstr/>
      </vt:variant>
      <vt:variant>
        <vt:lpwstr>_Toc379282238</vt:lpwstr>
      </vt:variant>
      <vt:variant>
        <vt:i4>1245232</vt:i4>
      </vt:variant>
      <vt:variant>
        <vt:i4>194</vt:i4>
      </vt:variant>
      <vt:variant>
        <vt:i4>0</vt:i4>
      </vt:variant>
      <vt:variant>
        <vt:i4>5</vt:i4>
      </vt:variant>
      <vt:variant>
        <vt:lpwstr/>
      </vt:variant>
      <vt:variant>
        <vt:lpwstr>_Toc379282237</vt:lpwstr>
      </vt:variant>
      <vt:variant>
        <vt:i4>1245232</vt:i4>
      </vt:variant>
      <vt:variant>
        <vt:i4>188</vt:i4>
      </vt:variant>
      <vt:variant>
        <vt:i4>0</vt:i4>
      </vt:variant>
      <vt:variant>
        <vt:i4>5</vt:i4>
      </vt:variant>
      <vt:variant>
        <vt:lpwstr/>
      </vt:variant>
      <vt:variant>
        <vt:lpwstr>_Toc379282236</vt:lpwstr>
      </vt:variant>
      <vt:variant>
        <vt:i4>1245232</vt:i4>
      </vt:variant>
      <vt:variant>
        <vt:i4>185</vt:i4>
      </vt:variant>
      <vt:variant>
        <vt:i4>0</vt:i4>
      </vt:variant>
      <vt:variant>
        <vt:i4>5</vt:i4>
      </vt:variant>
      <vt:variant>
        <vt:lpwstr/>
      </vt:variant>
      <vt:variant>
        <vt:lpwstr>_Toc379282235</vt:lpwstr>
      </vt:variant>
      <vt:variant>
        <vt:i4>1245232</vt:i4>
      </vt:variant>
      <vt:variant>
        <vt:i4>182</vt:i4>
      </vt:variant>
      <vt:variant>
        <vt:i4>0</vt:i4>
      </vt:variant>
      <vt:variant>
        <vt:i4>5</vt:i4>
      </vt:variant>
      <vt:variant>
        <vt:lpwstr/>
      </vt:variant>
      <vt:variant>
        <vt:lpwstr>_Toc379282234</vt:lpwstr>
      </vt:variant>
      <vt:variant>
        <vt:i4>1245232</vt:i4>
      </vt:variant>
      <vt:variant>
        <vt:i4>179</vt:i4>
      </vt:variant>
      <vt:variant>
        <vt:i4>0</vt:i4>
      </vt:variant>
      <vt:variant>
        <vt:i4>5</vt:i4>
      </vt:variant>
      <vt:variant>
        <vt:lpwstr/>
      </vt:variant>
      <vt:variant>
        <vt:lpwstr>_Toc379282233</vt:lpwstr>
      </vt:variant>
      <vt:variant>
        <vt:i4>1245232</vt:i4>
      </vt:variant>
      <vt:variant>
        <vt:i4>173</vt:i4>
      </vt:variant>
      <vt:variant>
        <vt:i4>0</vt:i4>
      </vt:variant>
      <vt:variant>
        <vt:i4>5</vt:i4>
      </vt:variant>
      <vt:variant>
        <vt:lpwstr/>
      </vt:variant>
      <vt:variant>
        <vt:lpwstr>_Toc379282231</vt:lpwstr>
      </vt:variant>
      <vt:variant>
        <vt:i4>1245232</vt:i4>
      </vt:variant>
      <vt:variant>
        <vt:i4>167</vt:i4>
      </vt:variant>
      <vt:variant>
        <vt:i4>0</vt:i4>
      </vt:variant>
      <vt:variant>
        <vt:i4>5</vt:i4>
      </vt:variant>
      <vt:variant>
        <vt:lpwstr/>
      </vt:variant>
      <vt:variant>
        <vt:lpwstr>_Toc379282230</vt:lpwstr>
      </vt:variant>
      <vt:variant>
        <vt:i4>1179696</vt:i4>
      </vt:variant>
      <vt:variant>
        <vt:i4>161</vt:i4>
      </vt:variant>
      <vt:variant>
        <vt:i4>0</vt:i4>
      </vt:variant>
      <vt:variant>
        <vt:i4>5</vt:i4>
      </vt:variant>
      <vt:variant>
        <vt:lpwstr/>
      </vt:variant>
      <vt:variant>
        <vt:lpwstr>_Toc379282229</vt:lpwstr>
      </vt:variant>
      <vt:variant>
        <vt:i4>1179696</vt:i4>
      </vt:variant>
      <vt:variant>
        <vt:i4>155</vt:i4>
      </vt:variant>
      <vt:variant>
        <vt:i4>0</vt:i4>
      </vt:variant>
      <vt:variant>
        <vt:i4>5</vt:i4>
      </vt:variant>
      <vt:variant>
        <vt:lpwstr/>
      </vt:variant>
      <vt:variant>
        <vt:lpwstr>_Toc379282228</vt:lpwstr>
      </vt:variant>
      <vt:variant>
        <vt:i4>1179696</vt:i4>
      </vt:variant>
      <vt:variant>
        <vt:i4>149</vt:i4>
      </vt:variant>
      <vt:variant>
        <vt:i4>0</vt:i4>
      </vt:variant>
      <vt:variant>
        <vt:i4>5</vt:i4>
      </vt:variant>
      <vt:variant>
        <vt:lpwstr/>
      </vt:variant>
      <vt:variant>
        <vt:lpwstr>_Toc379282227</vt:lpwstr>
      </vt:variant>
      <vt:variant>
        <vt:i4>1179696</vt:i4>
      </vt:variant>
      <vt:variant>
        <vt:i4>143</vt:i4>
      </vt:variant>
      <vt:variant>
        <vt:i4>0</vt:i4>
      </vt:variant>
      <vt:variant>
        <vt:i4>5</vt:i4>
      </vt:variant>
      <vt:variant>
        <vt:lpwstr/>
      </vt:variant>
      <vt:variant>
        <vt:lpwstr>_Toc379282226</vt:lpwstr>
      </vt:variant>
      <vt:variant>
        <vt:i4>1179696</vt:i4>
      </vt:variant>
      <vt:variant>
        <vt:i4>137</vt:i4>
      </vt:variant>
      <vt:variant>
        <vt:i4>0</vt:i4>
      </vt:variant>
      <vt:variant>
        <vt:i4>5</vt:i4>
      </vt:variant>
      <vt:variant>
        <vt:lpwstr/>
      </vt:variant>
      <vt:variant>
        <vt:lpwstr>_Toc379282225</vt:lpwstr>
      </vt:variant>
      <vt:variant>
        <vt:i4>1179696</vt:i4>
      </vt:variant>
      <vt:variant>
        <vt:i4>134</vt:i4>
      </vt:variant>
      <vt:variant>
        <vt:i4>0</vt:i4>
      </vt:variant>
      <vt:variant>
        <vt:i4>5</vt:i4>
      </vt:variant>
      <vt:variant>
        <vt:lpwstr/>
      </vt:variant>
      <vt:variant>
        <vt:lpwstr>_Toc379282224</vt:lpwstr>
      </vt:variant>
      <vt:variant>
        <vt:i4>1179696</vt:i4>
      </vt:variant>
      <vt:variant>
        <vt:i4>128</vt:i4>
      </vt:variant>
      <vt:variant>
        <vt:i4>0</vt:i4>
      </vt:variant>
      <vt:variant>
        <vt:i4>5</vt:i4>
      </vt:variant>
      <vt:variant>
        <vt:lpwstr/>
      </vt:variant>
      <vt:variant>
        <vt:lpwstr>_Toc379282223</vt:lpwstr>
      </vt:variant>
      <vt:variant>
        <vt:i4>1179696</vt:i4>
      </vt:variant>
      <vt:variant>
        <vt:i4>122</vt:i4>
      </vt:variant>
      <vt:variant>
        <vt:i4>0</vt:i4>
      </vt:variant>
      <vt:variant>
        <vt:i4>5</vt:i4>
      </vt:variant>
      <vt:variant>
        <vt:lpwstr/>
      </vt:variant>
      <vt:variant>
        <vt:lpwstr>_Toc379282222</vt:lpwstr>
      </vt:variant>
      <vt:variant>
        <vt:i4>1179696</vt:i4>
      </vt:variant>
      <vt:variant>
        <vt:i4>116</vt:i4>
      </vt:variant>
      <vt:variant>
        <vt:i4>0</vt:i4>
      </vt:variant>
      <vt:variant>
        <vt:i4>5</vt:i4>
      </vt:variant>
      <vt:variant>
        <vt:lpwstr/>
      </vt:variant>
      <vt:variant>
        <vt:lpwstr>_Toc379282221</vt:lpwstr>
      </vt:variant>
      <vt:variant>
        <vt:i4>1179696</vt:i4>
      </vt:variant>
      <vt:variant>
        <vt:i4>110</vt:i4>
      </vt:variant>
      <vt:variant>
        <vt:i4>0</vt:i4>
      </vt:variant>
      <vt:variant>
        <vt:i4>5</vt:i4>
      </vt:variant>
      <vt:variant>
        <vt:lpwstr/>
      </vt:variant>
      <vt:variant>
        <vt:lpwstr>_Toc379282220</vt:lpwstr>
      </vt:variant>
      <vt:variant>
        <vt:i4>1114160</vt:i4>
      </vt:variant>
      <vt:variant>
        <vt:i4>104</vt:i4>
      </vt:variant>
      <vt:variant>
        <vt:i4>0</vt:i4>
      </vt:variant>
      <vt:variant>
        <vt:i4>5</vt:i4>
      </vt:variant>
      <vt:variant>
        <vt:lpwstr/>
      </vt:variant>
      <vt:variant>
        <vt:lpwstr>_Toc379282219</vt:lpwstr>
      </vt:variant>
      <vt:variant>
        <vt:i4>1114160</vt:i4>
      </vt:variant>
      <vt:variant>
        <vt:i4>98</vt:i4>
      </vt:variant>
      <vt:variant>
        <vt:i4>0</vt:i4>
      </vt:variant>
      <vt:variant>
        <vt:i4>5</vt:i4>
      </vt:variant>
      <vt:variant>
        <vt:lpwstr/>
      </vt:variant>
      <vt:variant>
        <vt:lpwstr>_Toc379282218</vt:lpwstr>
      </vt:variant>
      <vt:variant>
        <vt:i4>1114160</vt:i4>
      </vt:variant>
      <vt:variant>
        <vt:i4>92</vt:i4>
      </vt:variant>
      <vt:variant>
        <vt:i4>0</vt:i4>
      </vt:variant>
      <vt:variant>
        <vt:i4>5</vt:i4>
      </vt:variant>
      <vt:variant>
        <vt:lpwstr/>
      </vt:variant>
      <vt:variant>
        <vt:lpwstr>_Toc379282217</vt:lpwstr>
      </vt:variant>
      <vt:variant>
        <vt:i4>1114160</vt:i4>
      </vt:variant>
      <vt:variant>
        <vt:i4>86</vt:i4>
      </vt:variant>
      <vt:variant>
        <vt:i4>0</vt:i4>
      </vt:variant>
      <vt:variant>
        <vt:i4>5</vt:i4>
      </vt:variant>
      <vt:variant>
        <vt:lpwstr/>
      </vt:variant>
      <vt:variant>
        <vt:lpwstr>_Toc379282216</vt:lpwstr>
      </vt:variant>
      <vt:variant>
        <vt:i4>1114160</vt:i4>
      </vt:variant>
      <vt:variant>
        <vt:i4>80</vt:i4>
      </vt:variant>
      <vt:variant>
        <vt:i4>0</vt:i4>
      </vt:variant>
      <vt:variant>
        <vt:i4>5</vt:i4>
      </vt:variant>
      <vt:variant>
        <vt:lpwstr/>
      </vt:variant>
      <vt:variant>
        <vt:lpwstr>_Toc379282215</vt:lpwstr>
      </vt:variant>
      <vt:variant>
        <vt:i4>1114160</vt:i4>
      </vt:variant>
      <vt:variant>
        <vt:i4>74</vt:i4>
      </vt:variant>
      <vt:variant>
        <vt:i4>0</vt:i4>
      </vt:variant>
      <vt:variant>
        <vt:i4>5</vt:i4>
      </vt:variant>
      <vt:variant>
        <vt:lpwstr/>
      </vt:variant>
      <vt:variant>
        <vt:lpwstr>_Toc379282214</vt:lpwstr>
      </vt:variant>
      <vt:variant>
        <vt:i4>1114160</vt:i4>
      </vt:variant>
      <vt:variant>
        <vt:i4>68</vt:i4>
      </vt:variant>
      <vt:variant>
        <vt:i4>0</vt:i4>
      </vt:variant>
      <vt:variant>
        <vt:i4>5</vt:i4>
      </vt:variant>
      <vt:variant>
        <vt:lpwstr/>
      </vt:variant>
      <vt:variant>
        <vt:lpwstr>_Toc379282213</vt:lpwstr>
      </vt:variant>
      <vt:variant>
        <vt:i4>1114160</vt:i4>
      </vt:variant>
      <vt:variant>
        <vt:i4>62</vt:i4>
      </vt:variant>
      <vt:variant>
        <vt:i4>0</vt:i4>
      </vt:variant>
      <vt:variant>
        <vt:i4>5</vt:i4>
      </vt:variant>
      <vt:variant>
        <vt:lpwstr/>
      </vt:variant>
      <vt:variant>
        <vt:lpwstr>_Toc379282212</vt:lpwstr>
      </vt:variant>
      <vt:variant>
        <vt:i4>1114160</vt:i4>
      </vt:variant>
      <vt:variant>
        <vt:i4>56</vt:i4>
      </vt:variant>
      <vt:variant>
        <vt:i4>0</vt:i4>
      </vt:variant>
      <vt:variant>
        <vt:i4>5</vt:i4>
      </vt:variant>
      <vt:variant>
        <vt:lpwstr/>
      </vt:variant>
      <vt:variant>
        <vt:lpwstr>_Toc379282211</vt:lpwstr>
      </vt:variant>
      <vt:variant>
        <vt:i4>1114160</vt:i4>
      </vt:variant>
      <vt:variant>
        <vt:i4>50</vt:i4>
      </vt:variant>
      <vt:variant>
        <vt:i4>0</vt:i4>
      </vt:variant>
      <vt:variant>
        <vt:i4>5</vt:i4>
      </vt:variant>
      <vt:variant>
        <vt:lpwstr/>
      </vt:variant>
      <vt:variant>
        <vt:lpwstr>_Toc379282210</vt:lpwstr>
      </vt:variant>
      <vt:variant>
        <vt:i4>1048624</vt:i4>
      </vt:variant>
      <vt:variant>
        <vt:i4>47</vt:i4>
      </vt:variant>
      <vt:variant>
        <vt:i4>0</vt:i4>
      </vt:variant>
      <vt:variant>
        <vt:i4>5</vt:i4>
      </vt:variant>
      <vt:variant>
        <vt:lpwstr/>
      </vt:variant>
      <vt:variant>
        <vt:lpwstr>_Toc379282209</vt:lpwstr>
      </vt:variant>
      <vt:variant>
        <vt:i4>1048624</vt:i4>
      </vt:variant>
      <vt:variant>
        <vt:i4>44</vt:i4>
      </vt:variant>
      <vt:variant>
        <vt:i4>0</vt:i4>
      </vt:variant>
      <vt:variant>
        <vt:i4>5</vt:i4>
      </vt:variant>
      <vt:variant>
        <vt:lpwstr/>
      </vt:variant>
      <vt:variant>
        <vt:lpwstr>_Toc379282208</vt:lpwstr>
      </vt:variant>
      <vt:variant>
        <vt:i4>1048624</vt:i4>
      </vt:variant>
      <vt:variant>
        <vt:i4>41</vt:i4>
      </vt:variant>
      <vt:variant>
        <vt:i4>0</vt:i4>
      </vt:variant>
      <vt:variant>
        <vt:i4>5</vt:i4>
      </vt:variant>
      <vt:variant>
        <vt:lpwstr/>
      </vt:variant>
      <vt:variant>
        <vt:lpwstr>_Toc379282207</vt:lpwstr>
      </vt:variant>
      <vt:variant>
        <vt:i4>1048624</vt:i4>
      </vt:variant>
      <vt:variant>
        <vt:i4>38</vt:i4>
      </vt:variant>
      <vt:variant>
        <vt:i4>0</vt:i4>
      </vt:variant>
      <vt:variant>
        <vt:i4>5</vt:i4>
      </vt:variant>
      <vt:variant>
        <vt:lpwstr/>
      </vt:variant>
      <vt:variant>
        <vt:lpwstr>_Toc379282206</vt:lpwstr>
      </vt:variant>
      <vt:variant>
        <vt:i4>1048624</vt:i4>
      </vt:variant>
      <vt:variant>
        <vt:i4>32</vt:i4>
      </vt:variant>
      <vt:variant>
        <vt:i4>0</vt:i4>
      </vt:variant>
      <vt:variant>
        <vt:i4>5</vt:i4>
      </vt:variant>
      <vt:variant>
        <vt:lpwstr/>
      </vt:variant>
      <vt:variant>
        <vt:lpwstr>_Toc379282204</vt:lpwstr>
      </vt:variant>
      <vt:variant>
        <vt:i4>1048624</vt:i4>
      </vt:variant>
      <vt:variant>
        <vt:i4>26</vt:i4>
      </vt:variant>
      <vt:variant>
        <vt:i4>0</vt:i4>
      </vt:variant>
      <vt:variant>
        <vt:i4>5</vt:i4>
      </vt:variant>
      <vt:variant>
        <vt:lpwstr/>
      </vt:variant>
      <vt:variant>
        <vt:lpwstr>_Toc379282203</vt:lpwstr>
      </vt:variant>
      <vt:variant>
        <vt:i4>1048624</vt:i4>
      </vt:variant>
      <vt:variant>
        <vt:i4>20</vt:i4>
      </vt:variant>
      <vt:variant>
        <vt:i4>0</vt:i4>
      </vt:variant>
      <vt:variant>
        <vt:i4>5</vt:i4>
      </vt:variant>
      <vt:variant>
        <vt:lpwstr/>
      </vt:variant>
      <vt:variant>
        <vt:lpwstr>_Toc379282202</vt:lpwstr>
      </vt:variant>
      <vt:variant>
        <vt:i4>1048624</vt:i4>
      </vt:variant>
      <vt:variant>
        <vt:i4>14</vt:i4>
      </vt:variant>
      <vt:variant>
        <vt:i4>0</vt:i4>
      </vt:variant>
      <vt:variant>
        <vt:i4>5</vt:i4>
      </vt:variant>
      <vt:variant>
        <vt:lpwstr/>
      </vt:variant>
      <vt:variant>
        <vt:lpwstr>_Toc379282201</vt:lpwstr>
      </vt:variant>
      <vt:variant>
        <vt:i4>1048624</vt:i4>
      </vt:variant>
      <vt:variant>
        <vt:i4>8</vt:i4>
      </vt:variant>
      <vt:variant>
        <vt:i4>0</vt:i4>
      </vt:variant>
      <vt:variant>
        <vt:i4>5</vt:i4>
      </vt:variant>
      <vt:variant>
        <vt:lpwstr/>
      </vt:variant>
      <vt:variant>
        <vt:lpwstr>_Toc379282200</vt:lpwstr>
      </vt:variant>
      <vt:variant>
        <vt:i4>1638451</vt:i4>
      </vt:variant>
      <vt:variant>
        <vt:i4>2</vt:i4>
      </vt:variant>
      <vt:variant>
        <vt:i4>0</vt:i4>
      </vt:variant>
      <vt:variant>
        <vt:i4>5</vt:i4>
      </vt:variant>
      <vt:variant>
        <vt:lpwstr/>
      </vt:variant>
      <vt:variant>
        <vt:lpwstr>_Toc379282199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 4</dc:title>
  <dc:subject/>
  <dc:creator>Galloway, Camille M - Washington, DC</dc:creator>
  <cp:keywords/>
  <dc:description/>
  <cp:lastModifiedBy>Timsina, Nabin - Washington, DC</cp:lastModifiedBy>
  <cp:revision>3</cp:revision>
  <cp:lastPrinted>2014-02-03T21:46:00Z</cp:lastPrinted>
  <dcterms:created xsi:type="dcterms:W3CDTF">2025-11-25T19:32:00Z</dcterms:created>
  <dcterms:modified xsi:type="dcterms:W3CDTF">2025-11-25T19:32:00Z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0x010100C95FF6700BD07F45A4FF7BE9ACD3E5A6</vt:lpwstr>
  </property>
  <property fmtid="{D5CDD505-2E9C-101B-9397-08002B2CF9AE}" pid="3" name="MediaServiceImageTags">
    <vt:lpwstr/>
  </property>
</Properties>
</file>